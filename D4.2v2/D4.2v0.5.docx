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E95CE0" w:rsidRPr="0031150E" w:rsidRDefault="00E5061D" w:rsidP="00E95CE0">
      <w:pPr>
        <w:pStyle w:val="p1a"/>
        <w:jc w:val="right"/>
      </w:pPr>
      <w:r>
        <w:rPr>
          <w:noProof/>
          <w:lang w:val="en-US" w:eastAsia="en-US"/>
        </w:rPr>
        <w:drawing>
          <wp:anchor distT="0" distB="0" distL="114300" distR="114300" simplePos="0" relativeHeight="251654656" behindDoc="0" locked="0" layoutInCell="1" allowOverlap="1">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t xml:space="preserve"> </w:t>
      </w:r>
      <w:r>
        <w:rPr>
          <w:noProof/>
          <w:lang w:val="en-US" w:eastAsia="en-US"/>
        </w:rPr>
        <w:drawing>
          <wp:inline distT="0" distB="0" distL="0" distR="0">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9"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31150E" w:rsidRDefault="00E95CE0">
      <w:pPr>
        <w:pStyle w:val="author"/>
      </w:pPr>
    </w:p>
    <w:p w:rsidR="00E95CE0" w:rsidRPr="00ED1143" w:rsidRDefault="00E95CE0" w:rsidP="003D3B22">
      <w:pPr>
        <w:pStyle w:val="author"/>
        <w:ind w:left="709"/>
      </w:pPr>
      <w:r w:rsidRPr="00ED1143">
        <w:t>Wf4Ever: Advanced Workflow Preservation Technologies for Enhanced Science</w:t>
      </w:r>
    </w:p>
    <w:p w:rsidR="00E95CE0" w:rsidRPr="00ED1143" w:rsidRDefault="00E95CE0" w:rsidP="003D3B22">
      <w:pPr>
        <w:pStyle w:val="author"/>
        <w:ind w:left="709"/>
        <w:rPr>
          <w:lang w:eastAsia="de-AT"/>
        </w:rPr>
      </w:pPr>
      <w:r w:rsidRPr="00ED1143">
        <w:t xml:space="preserve">STREP </w:t>
      </w:r>
      <w:r w:rsidRPr="00ED1143">
        <w:rPr>
          <w:lang w:eastAsia="de-AT"/>
        </w:rPr>
        <w:t>FP7-ICT-2007-6 270192</w:t>
      </w:r>
    </w:p>
    <w:p w:rsidR="00E95CE0" w:rsidRPr="00ED1143" w:rsidRDefault="00E95CE0" w:rsidP="003D3B22">
      <w:pPr>
        <w:pStyle w:val="author"/>
        <w:ind w:left="709"/>
      </w:pPr>
      <w:r w:rsidRPr="00ED1143">
        <w:t>Objective ICT-2009.4.1 b) – “Advanced preservation scenarios”</w:t>
      </w:r>
    </w:p>
    <w:p w:rsidR="00E95CE0" w:rsidRPr="00ED1143" w:rsidRDefault="00E95CE0" w:rsidP="003D3B22">
      <w:pPr>
        <w:pStyle w:val="Ttulo1"/>
        <w:spacing w:line="360" w:lineRule="auto"/>
        <w:jc w:val="both"/>
      </w:pPr>
      <w:r w:rsidRPr="00ED1143">
        <w:t>D4.</w:t>
      </w:r>
      <w:r w:rsidR="00FB4563" w:rsidRPr="00ED1143">
        <w:t>2</w:t>
      </w:r>
      <w:r w:rsidRPr="00ED1143">
        <w:t xml:space="preserve">: </w:t>
      </w:r>
      <w:r w:rsidR="00FB4563" w:rsidRPr="00ED1143">
        <w:t>Design, implementation and deployment of Workflow Integrity and Authenticity Maintenance components</w:t>
      </w:r>
      <w:r w:rsidR="0021416C" w:rsidRPr="00ED1143">
        <w:t xml:space="preserve"> – Phase I</w:t>
      </w:r>
      <w:r w:rsidR="00273E63" w:rsidRPr="00ED1143">
        <w:t>I</w:t>
      </w:r>
    </w:p>
    <w:p w:rsidR="00E95CE0" w:rsidRPr="00ED1143" w:rsidRDefault="008E3839" w:rsidP="003D3B22">
      <w:pPr>
        <w:pStyle w:val="author"/>
        <w:rPr>
          <w:rFonts w:cs="Arial"/>
          <w:lang w:val="es-ES"/>
        </w:rPr>
      </w:pPr>
      <w:r w:rsidRPr="00ED1143">
        <w:rPr>
          <w:rFonts w:cs="Arial"/>
          <w:lang w:val="es-ES"/>
        </w:rPr>
        <w:t xml:space="preserve">Deliverable Co-ordinator: </w:t>
      </w:r>
      <w:r w:rsidRPr="00ED1143">
        <w:rPr>
          <w:rFonts w:cs="Arial"/>
          <w:b w:val="0"/>
          <w:lang w:val="es-ES"/>
        </w:rPr>
        <w:t>Esteban García-Cuesta</w:t>
      </w:r>
    </w:p>
    <w:p w:rsidR="00E95CE0" w:rsidRPr="00ED1143" w:rsidRDefault="00E95CE0" w:rsidP="003D3B22">
      <w:pPr>
        <w:pStyle w:val="authorinfo"/>
        <w:rPr>
          <w:rFonts w:cs="Arial"/>
          <w:lang w:val="es-ES"/>
        </w:rPr>
      </w:pPr>
      <w:r w:rsidRPr="00ED1143">
        <w:rPr>
          <w:rFonts w:cs="Arial"/>
          <w:lang w:val="es-ES"/>
        </w:rPr>
        <w:t xml:space="preserve">Deliverable Co-ordinating Institution: </w:t>
      </w:r>
      <w:r w:rsidR="00D010DC" w:rsidRPr="00ED1143">
        <w:rPr>
          <w:rFonts w:cs="Arial"/>
          <w:b w:val="0"/>
          <w:bCs/>
          <w:lang w:val="es-ES"/>
        </w:rPr>
        <w:t>iSOCO</w:t>
      </w:r>
    </w:p>
    <w:p w:rsidR="00E95CE0" w:rsidRPr="00ED1143" w:rsidRDefault="00E95CE0" w:rsidP="003D3B22">
      <w:pPr>
        <w:pStyle w:val="authorinfo"/>
        <w:rPr>
          <w:rFonts w:cs="Arial"/>
          <w:lang w:val="es-ES"/>
        </w:rPr>
      </w:pPr>
      <w:r w:rsidRPr="00ED1143">
        <w:rPr>
          <w:rFonts w:cs="Arial"/>
          <w:lang w:val="es-ES"/>
        </w:rPr>
        <w:t>Other Authors:</w:t>
      </w:r>
      <w:r w:rsidRPr="00ED1143">
        <w:rPr>
          <w:rFonts w:cs="Arial"/>
          <w:lang w:val="es-ES"/>
        </w:rPr>
        <w:tab/>
      </w:r>
      <w:r w:rsidRPr="00ED1143">
        <w:rPr>
          <w:rFonts w:cs="Arial"/>
          <w:b w:val="0"/>
          <w:bCs/>
          <w:lang w:val="es-ES"/>
        </w:rPr>
        <w:t xml:space="preserve">Graham Klyne (OXF), </w:t>
      </w:r>
      <w:r w:rsidR="00D010DC" w:rsidRPr="00ED1143">
        <w:rPr>
          <w:rFonts w:cs="Arial"/>
          <w:b w:val="0"/>
          <w:bCs/>
          <w:lang w:val="es-ES"/>
        </w:rPr>
        <w:t>Aleix Garrido (iSOCO)</w:t>
      </w:r>
      <w:r w:rsidRPr="00ED1143">
        <w:rPr>
          <w:rFonts w:cs="Arial"/>
          <w:b w:val="0"/>
          <w:bCs/>
          <w:lang w:val="es-ES"/>
        </w:rPr>
        <w:t xml:space="preserve">, </w:t>
      </w:r>
      <w:r w:rsidR="00273E63" w:rsidRPr="00ED1143">
        <w:rPr>
          <w:rFonts w:cs="Arial"/>
          <w:b w:val="0"/>
          <w:bCs/>
          <w:lang w:val="es-ES"/>
        </w:rPr>
        <w:t xml:space="preserve">Esteban García-Cuesta (iSOCO), </w:t>
      </w:r>
      <w:r w:rsidRPr="00ED1143">
        <w:rPr>
          <w:rFonts w:cs="Arial"/>
          <w:b w:val="0"/>
          <w:bCs/>
          <w:lang w:val="es-ES"/>
        </w:rPr>
        <w:t>Jose Manuel G</w:t>
      </w:r>
      <w:r w:rsidR="00273E63" w:rsidRPr="00ED1143">
        <w:rPr>
          <w:rFonts w:cs="Arial"/>
          <w:b w:val="0"/>
          <w:bCs/>
          <w:lang w:val="es-ES"/>
        </w:rPr>
        <w:t>ó</w:t>
      </w:r>
      <w:r w:rsidRPr="00ED1143">
        <w:rPr>
          <w:rFonts w:cs="Arial"/>
          <w:b w:val="0"/>
          <w:bCs/>
          <w:lang w:val="es-ES"/>
        </w:rPr>
        <w:t>mez</w:t>
      </w:r>
      <w:r w:rsidR="001B6048" w:rsidRPr="00ED1143">
        <w:rPr>
          <w:rFonts w:cs="Arial"/>
          <w:b w:val="0"/>
          <w:bCs/>
          <w:lang w:val="es-ES"/>
        </w:rPr>
        <w:t>-</w:t>
      </w:r>
      <w:r w:rsidRPr="00ED1143">
        <w:rPr>
          <w:rFonts w:cs="Arial"/>
          <w:b w:val="0"/>
          <w:bCs/>
          <w:lang w:val="es-ES"/>
        </w:rPr>
        <w:t>P</w:t>
      </w:r>
      <w:r w:rsidR="00273E63" w:rsidRPr="00ED1143">
        <w:rPr>
          <w:rFonts w:cs="Arial"/>
          <w:b w:val="0"/>
          <w:bCs/>
          <w:lang w:val="es-ES"/>
        </w:rPr>
        <w:t>é</w:t>
      </w:r>
      <w:r w:rsidRPr="00ED1143">
        <w:rPr>
          <w:rFonts w:cs="Arial"/>
          <w:b w:val="0"/>
          <w:bCs/>
          <w:lang w:val="es-ES"/>
        </w:rPr>
        <w:t>rez (iSOCO)</w:t>
      </w:r>
      <w:r w:rsidR="00273E63" w:rsidRPr="00ED1143">
        <w:rPr>
          <w:rFonts w:cs="Arial"/>
          <w:b w:val="0"/>
          <w:bCs/>
          <w:lang w:val="es-ES"/>
        </w:rPr>
        <w:t>, Jun Zhao (OXF).</w:t>
      </w:r>
    </w:p>
    <w:p w:rsidR="00E95CE0" w:rsidRPr="00ED1143" w:rsidRDefault="0021416C" w:rsidP="003D3B22">
      <w:pPr>
        <w:rPr>
          <w:rFonts w:cs="Arial"/>
        </w:rPr>
      </w:pPr>
      <w:r w:rsidRPr="00ED1143">
        <w:rPr>
          <w:rFonts w:cs="Arial"/>
        </w:rPr>
        <w:t xml:space="preserve">This document describes the </w:t>
      </w:r>
      <w:r w:rsidR="00273E63" w:rsidRPr="00ED1143">
        <w:rPr>
          <w:rFonts w:cs="Arial"/>
        </w:rPr>
        <w:t>second</w:t>
      </w:r>
      <w:r w:rsidRPr="00ED1143">
        <w:rPr>
          <w:rFonts w:cs="Arial"/>
        </w:rPr>
        <w:t xml:space="preserve"> phase of delivery of Integrity and Authenticity components implementation</w:t>
      </w:r>
      <w:r w:rsidR="004D38D7">
        <w:rPr>
          <w:rFonts w:cs="Arial"/>
        </w:rPr>
        <w:t>. It includes the lates</w:t>
      </w:r>
      <w:r w:rsidR="00594677">
        <w:rPr>
          <w:rFonts w:cs="Arial"/>
        </w:rPr>
        <w:t>t</w:t>
      </w:r>
      <w:r w:rsidR="004D38D7">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RO.</w:t>
      </w:r>
      <w:r w:rsidRPr="00ED1143">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51"/>
        <w:gridCol w:w="3010"/>
        <w:gridCol w:w="1951"/>
        <w:gridCol w:w="2694"/>
      </w:tblGrid>
      <w:tr w:rsidR="00E95CE0" w:rsidRPr="00ED1143">
        <w:trPr>
          <w:trHeight w:val="259"/>
        </w:trPr>
        <w:tc>
          <w:tcPr>
            <w:tcW w:w="1951" w:type="dxa"/>
          </w:tcPr>
          <w:p w:rsidR="00E95CE0" w:rsidRPr="00ED1143" w:rsidRDefault="00E95CE0" w:rsidP="003D3B22">
            <w:pPr>
              <w:pStyle w:val="email"/>
              <w:rPr>
                <w:rFonts w:cs="Arial"/>
              </w:rPr>
            </w:pPr>
            <w:r w:rsidRPr="00ED1143">
              <w:rPr>
                <w:rFonts w:cs="Arial"/>
              </w:rPr>
              <w:t>Document Identifier:</w:t>
            </w:r>
          </w:p>
        </w:tc>
        <w:tc>
          <w:tcPr>
            <w:tcW w:w="3010" w:type="dxa"/>
          </w:tcPr>
          <w:p w:rsidR="00E95CE0" w:rsidRPr="00ED1143" w:rsidRDefault="00E95CE0" w:rsidP="003D3B22">
            <w:pPr>
              <w:pStyle w:val="email"/>
              <w:rPr>
                <w:rFonts w:cs="Arial"/>
              </w:rPr>
            </w:pPr>
            <w:r w:rsidRPr="00ED1143">
              <w:rPr>
                <w:rFonts w:cs="Arial"/>
              </w:rPr>
              <w:t>Wf4</w:t>
            </w:r>
            <w:r w:rsidR="008B1AE6" w:rsidRPr="00ED1143">
              <w:rPr>
                <w:rFonts w:cs="Arial"/>
              </w:rPr>
              <w:t>E</w:t>
            </w:r>
            <w:r w:rsidRPr="00ED1143">
              <w:rPr>
                <w:rFonts w:cs="Arial"/>
              </w:rPr>
              <w:t>ver/201</w:t>
            </w:r>
            <w:r w:rsidR="00273E63" w:rsidRPr="00ED1143">
              <w:rPr>
                <w:rFonts w:cs="Arial"/>
              </w:rPr>
              <w:t>3</w:t>
            </w:r>
            <w:r w:rsidRPr="00ED1143">
              <w:rPr>
                <w:rFonts w:cs="Arial"/>
              </w:rPr>
              <w:t>/D4.</w:t>
            </w:r>
            <w:r w:rsidR="00C434C3" w:rsidRPr="00ED1143">
              <w:rPr>
                <w:rFonts w:cs="Arial"/>
              </w:rPr>
              <w:t>2</w:t>
            </w:r>
            <w:r w:rsidR="00273E63" w:rsidRPr="00ED1143">
              <w:rPr>
                <w:rFonts w:cs="Arial"/>
              </w:rPr>
              <w:t>v2/v1</w:t>
            </w:r>
            <w:r w:rsidRPr="00ED1143">
              <w:rPr>
                <w:rFonts w:cs="Arial"/>
              </w:rPr>
              <w:t>.0</w:t>
            </w:r>
          </w:p>
        </w:tc>
        <w:tc>
          <w:tcPr>
            <w:tcW w:w="1951" w:type="dxa"/>
          </w:tcPr>
          <w:p w:rsidR="00E95CE0" w:rsidRPr="00ED1143" w:rsidRDefault="00E95CE0" w:rsidP="003D3B22">
            <w:pPr>
              <w:pStyle w:val="email"/>
              <w:rPr>
                <w:rFonts w:cs="Arial"/>
              </w:rPr>
            </w:pPr>
            <w:r w:rsidRPr="00ED1143">
              <w:rPr>
                <w:rFonts w:cs="Arial"/>
              </w:rPr>
              <w:t>Date due:</w:t>
            </w:r>
          </w:p>
        </w:tc>
        <w:tc>
          <w:tcPr>
            <w:tcW w:w="2694" w:type="dxa"/>
          </w:tcPr>
          <w:p w:rsidR="00E95CE0" w:rsidRPr="00ED1143" w:rsidRDefault="00E95CE0" w:rsidP="003D3B22">
            <w:pPr>
              <w:pStyle w:val="email"/>
              <w:rPr>
                <w:rFonts w:cs="Arial"/>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Class Deliverable:</w:t>
            </w:r>
          </w:p>
        </w:tc>
        <w:tc>
          <w:tcPr>
            <w:tcW w:w="3010" w:type="dxa"/>
          </w:tcPr>
          <w:p w:rsidR="00F27AC9" w:rsidRPr="00ED1143" w:rsidRDefault="00F27AC9" w:rsidP="003D3B22">
            <w:pPr>
              <w:pStyle w:val="email"/>
              <w:rPr>
                <w:rFonts w:cs="Arial"/>
                <w:lang w:eastAsia="de-AT"/>
              </w:rPr>
            </w:pPr>
            <w:r w:rsidRPr="00ED1143">
              <w:rPr>
                <w:rFonts w:cs="Arial"/>
              </w:rPr>
              <w:t>Wf4Ever 270192</w:t>
            </w:r>
          </w:p>
        </w:tc>
        <w:tc>
          <w:tcPr>
            <w:tcW w:w="1951" w:type="dxa"/>
          </w:tcPr>
          <w:p w:rsidR="00F27AC9" w:rsidRPr="00ED1143" w:rsidRDefault="00F27AC9" w:rsidP="003D3B22">
            <w:pPr>
              <w:pStyle w:val="email"/>
              <w:rPr>
                <w:rFonts w:cs="Arial"/>
              </w:rPr>
            </w:pPr>
            <w:r w:rsidRPr="00ED1143">
              <w:rPr>
                <w:rFonts w:cs="Arial"/>
              </w:rPr>
              <w:t>Submission date:</w:t>
            </w:r>
          </w:p>
        </w:tc>
        <w:tc>
          <w:tcPr>
            <w:tcW w:w="2694" w:type="dxa"/>
          </w:tcPr>
          <w:p w:rsidR="00F27AC9" w:rsidRPr="00ED1143" w:rsidRDefault="00F27AC9" w:rsidP="003D3B22">
            <w:pPr>
              <w:pStyle w:val="email"/>
              <w:rPr>
                <w:rFonts w:cs="Arial"/>
                <w:b/>
                <w:lang w:eastAsia="de-AT"/>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start date:</w:t>
            </w:r>
          </w:p>
        </w:tc>
        <w:tc>
          <w:tcPr>
            <w:tcW w:w="3010" w:type="dxa"/>
          </w:tcPr>
          <w:p w:rsidR="00F27AC9" w:rsidRPr="00ED1143" w:rsidRDefault="00F27AC9" w:rsidP="003D3B22">
            <w:pPr>
              <w:pStyle w:val="email"/>
              <w:rPr>
                <w:rFonts w:cs="Arial"/>
              </w:rPr>
            </w:pPr>
            <w:r w:rsidRPr="00ED1143">
              <w:rPr>
                <w:rFonts w:cs="Arial"/>
              </w:rPr>
              <w:t>December 1, 2010</w:t>
            </w:r>
          </w:p>
        </w:tc>
        <w:tc>
          <w:tcPr>
            <w:tcW w:w="1951" w:type="dxa"/>
          </w:tcPr>
          <w:p w:rsidR="00F27AC9" w:rsidRPr="00ED1143" w:rsidRDefault="00F27AC9" w:rsidP="003D3B22">
            <w:pPr>
              <w:pStyle w:val="email"/>
              <w:rPr>
                <w:rFonts w:cs="Arial"/>
              </w:rPr>
            </w:pPr>
            <w:r w:rsidRPr="00ED1143">
              <w:rPr>
                <w:rFonts w:cs="Arial"/>
              </w:rPr>
              <w:t>Version:</w:t>
            </w:r>
          </w:p>
        </w:tc>
        <w:tc>
          <w:tcPr>
            <w:tcW w:w="2694" w:type="dxa"/>
          </w:tcPr>
          <w:p w:rsidR="00F27AC9" w:rsidRPr="00ED1143" w:rsidRDefault="00C434C3" w:rsidP="003D3B22">
            <w:pPr>
              <w:pStyle w:val="email"/>
              <w:rPr>
                <w:rFonts w:cs="Arial"/>
              </w:rPr>
            </w:pPr>
            <w:r w:rsidRPr="00ED1143">
              <w:rPr>
                <w:rFonts w:cs="Arial"/>
              </w:rPr>
              <w:t>v</w:t>
            </w:r>
            <w:r w:rsidR="00273E63" w:rsidRPr="00ED1143">
              <w:rPr>
                <w:rFonts w:cs="Arial"/>
              </w:rPr>
              <w:t>2</w:t>
            </w:r>
            <w:r w:rsidRPr="00ED1143">
              <w:rPr>
                <w:rFonts w:cs="Arial"/>
              </w:rPr>
              <w:t>.0</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duration:</w:t>
            </w:r>
          </w:p>
        </w:tc>
        <w:tc>
          <w:tcPr>
            <w:tcW w:w="3010" w:type="dxa"/>
          </w:tcPr>
          <w:p w:rsidR="00F27AC9" w:rsidRPr="00ED1143" w:rsidRDefault="00F27AC9" w:rsidP="003D3B22">
            <w:pPr>
              <w:pStyle w:val="email"/>
              <w:rPr>
                <w:rFonts w:cs="Arial"/>
              </w:rPr>
            </w:pPr>
            <w:r w:rsidRPr="00ED1143">
              <w:rPr>
                <w:rFonts w:cs="Arial"/>
              </w:rPr>
              <w:t>3 years</w:t>
            </w:r>
          </w:p>
        </w:tc>
        <w:tc>
          <w:tcPr>
            <w:tcW w:w="1951" w:type="dxa"/>
          </w:tcPr>
          <w:p w:rsidR="00F27AC9" w:rsidRPr="00ED1143" w:rsidRDefault="00F27AC9" w:rsidP="003D3B22">
            <w:pPr>
              <w:pStyle w:val="email"/>
              <w:rPr>
                <w:rFonts w:cs="Arial"/>
              </w:rPr>
            </w:pPr>
            <w:r w:rsidRPr="00ED1143">
              <w:rPr>
                <w:rFonts w:cs="Arial"/>
              </w:rPr>
              <w:t>State:</w:t>
            </w:r>
          </w:p>
        </w:tc>
        <w:tc>
          <w:tcPr>
            <w:tcW w:w="2694" w:type="dxa"/>
          </w:tcPr>
          <w:p w:rsidR="00F27AC9" w:rsidRPr="00ED1143" w:rsidRDefault="00F27AC9" w:rsidP="003D3B22">
            <w:pPr>
              <w:pStyle w:val="email"/>
              <w:rPr>
                <w:rFonts w:cs="Arial"/>
              </w:rPr>
            </w:pPr>
            <w:r w:rsidRPr="00ED1143">
              <w:rPr>
                <w:rFonts w:cs="Arial"/>
              </w:rPr>
              <w:t>Final</w:t>
            </w:r>
          </w:p>
        </w:tc>
      </w:tr>
      <w:tr w:rsidR="00F27AC9" w:rsidRPr="00ED1143">
        <w:trPr>
          <w:trHeight w:val="259"/>
        </w:trPr>
        <w:tc>
          <w:tcPr>
            <w:tcW w:w="1951" w:type="dxa"/>
          </w:tcPr>
          <w:p w:rsidR="00F27AC9" w:rsidRPr="00ED1143" w:rsidRDefault="00F27AC9" w:rsidP="003D3B22">
            <w:pPr>
              <w:pStyle w:val="email"/>
              <w:rPr>
                <w:rFonts w:cs="Arial"/>
              </w:rPr>
            </w:pPr>
          </w:p>
        </w:tc>
        <w:tc>
          <w:tcPr>
            <w:tcW w:w="3010" w:type="dxa"/>
          </w:tcPr>
          <w:p w:rsidR="00F27AC9" w:rsidRPr="00ED1143" w:rsidRDefault="00F27AC9" w:rsidP="003D3B22">
            <w:pPr>
              <w:pStyle w:val="email"/>
              <w:rPr>
                <w:rFonts w:cs="Arial"/>
              </w:rPr>
            </w:pPr>
          </w:p>
        </w:tc>
        <w:tc>
          <w:tcPr>
            <w:tcW w:w="1951" w:type="dxa"/>
          </w:tcPr>
          <w:p w:rsidR="00F27AC9" w:rsidRPr="00ED1143" w:rsidRDefault="00F27AC9" w:rsidP="003D3B22">
            <w:pPr>
              <w:pStyle w:val="email"/>
              <w:rPr>
                <w:rFonts w:cs="Arial"/>
              </w:rPr>
            </w:pPr>
            <w:r w:rsidRPr="00ED1143">
              <w:rPr>
                <w:rFonts w:cs="Arial"/>
              </w:rPr>
              <w:t>Distribution:</w:t>
            </w:r>
          </w:p>
        </w:tc>
        <w:tc>
          <w:tcPr>
            <w:tcW w:w="2694" w:type="dxa"/>
          </w:tcPr>
          <w:p w:rsidR="00F27AC9" w:rsidRPr="00ED1143" w:rsidRDefault="00F27AC9" w:rsidP="003D3B22">
            <w:pPr>
              <w:pStyle w:val="email"/>
              <w:rPr>
                <w:rFonts w:cs="Arial"/>
              </w:rPr>
            </w:pPr>
            <w:r w:rsidRPr="00ED1143">
              <w:rPr>
                <w:rFonts w:cs="Arial"/>
              </w:rPr>
              <w:t>Public</w:t>
            </w:r>
          </w:p>
        </w:tc>
      </w:tr>
    </w:tbl>
    <w:p w:rsidR="00E95CE0" w:rsidRPr="00ED1143" w:rsidRDefault="00E95CE0" w:rsidP="003D3B22"/>
    <w:p w:rsidR="00E95CE0" w:rsidRPr="00ED1143" w:rsidRDefault="00E95CE0" w:rsidP="003D3B22">
      <w:pPr>
        <w:sectPr w:rsidR="00E95CE0" w:rsidRPr="00ED1143">
          <w:headerReference w:type="even" r:id="rId10"/>
          <w:footerReference w:type="even" r:id="rId11"/>
          <w:footerReference w:type="default" r:id="rId12"/>
          <w:footerReference w:type="first" r:id="rId13"/>
          <w:pgSz w:w="11907" w:h="16840" w:code="9"/>
          <w:pgMar w:top="1134" w:right="1134" w:bottom="1418" w:left="1134" w:header="1134" w:footer="680" w:gutter="0"/>
          <w:noEndnote/>
        </w:sectPr>
      </w:pPr>
    </w:p>
    <w:p w:rsidR="00E95CE0" w:rsidRPr="00ED1143" w:rsidRDefault="00E95CE0" w:rsidP="003D3B22">
      <w:pPr>
        <w:pStyle w:val="Titulo1sin"/>
        <w:numPr>
          <w:ilvl w:val="0"/>
          <w:numId w:val="0"/>
        </w:numPr>
        <w:spacing w:line="360" w:lineRule="auto"/>
      </w:pPr>
      <w:bookmarkStart w:id="0" w:name="_Toc361755181"/>
      <w:r w:rsidRPr="00ED1143">
        <w:t>Wf4Ever Consortium</w:t>
      </w:r>
      <w:bookmarkEnd w:id="0"/>
    </w:p>
    <w:p w:rsidR="00E95CE0" w:rsidRPr="00ED1143" w:rsidRDefault="00E95CE0" w:rsidP="003D3B22">
      <w:r w:rsidRPr="00ED1143">
        <w:t>This document is a part of the Wf4Ever research project funded by the IST Programme of the Commission of the European Communities by the grant number</w:t>
      </w:r>
      <w:r w:rsidRPr="00ED1143">
        <w:rPr>
          <w:lang w:eastAsia="de-AT"/>
        </w:rPr>
        <w:t xml:space="preserve"> FP7-ICT-2007-6 270192</w:t>
      </w:r>
      <w:r w:rsidRPr="00ED1143">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tblPr>
      <w:tblGrid>
        <w:gridCol w:w="4536"/>
        <w:gridCol w:w="4394"/>
      </w:tblGrid>
      <w:tr w:rsidR="00E95CE0" w:rsidRPr="00ED1143">
        <w:trPr>
          <w:trHeight w:val="1134"/>
        </w:trPr>
        <w:tc>
          <w:tcPr>
            <w:tcW w:w="4536" w:type="dxa"/>
          </w:tcPr>
          <w:p w:rsidR="00E95CE0" w:rsidRPr="00ED1143" w:rsidRDefault="00E95CE0" w:rsidP="003D3B22">
            <w:pPr>
              <w:pStyle w:val="tablecontent"/>
              <w:rPr>
                <w:b/>
              </w:rPr>
            </w:pPr>
            <w:r w:rsidRPr="00ED1143">
              <w:rPr>
                <w:b/>
              </w:rPr>
              <w:t>Intelligent Software Components S.A.</w:t>
            </w:r>
          </w:p>
          <w:p w:rsidR="00E95CE0" w:rsidRPr="00ED1143" w:rsidRDefault="00E95CE0" w:rsidP="003D3B22">
            <w:pPr>
              <w:pStyle w:val="tablecontent"/>
              <w:rPr>
                <w:rFonts w:eastAsia="Batang"/>
                <w:lang w:val="es-ES" w:eastAsia="ko-KR"/>
              </w:rPr>
            </w:pPr>
            <w:r w:rsidRPr="00ED1143">
              <w:rPr>
                <w:rFonts w:eastAsia="Batang"/>
                <w:lang w:val="es-ES" w:eastAsia="ko-KR"/>
              </w:rPr>
              <w:t>Edificio Testa</w:t>
            </w:r>
          </w:p>
          <w:p w:rsidR="00E95CE0" w:rsidRPr="00ED1143" w:rsidRDefault="00E95CE0" w:rsidP="003D3B22">
            <w:pPr>
              <w:pStyle w:val="tablecontent"/>
              <w:rPr>
                <w:rFonts w:eastAsia="Batang"/>
                <w:lang w:val="es-ES" w:eastAsia="ko-KR"/>
              </w:rPr>
            </w:pPr>
            <w:r w:rsidRPr="00ED1143">
              <w:rPr>
                <w:rFonts w:eastAsia="Batang"/>
                <w:lang w:val="es-ES" w:eastAsia="ko-KR"/>
              </w:rPr>
              <w:t>Avda. del Partenón 16-18, 1º, 7ª</w:t>
            </w:r>
          </w:p>
          <w:p w:rsidR="00E95CE0" w:rsidRPr="00ED1143" w:rsidRDefault="00E95CE0" w:rsidP="003D3B22">
            <w:pPr>
              <w:pStyle w:val="tablecontent"/>
              <w:rPr>
                <w:rFonts w:eastAsia="Batang"/>
                <w:lang w:val="es-ES" w:eastAsia="ko-KR"/>
              </w:rPr>
            </w:pPr>
            <w:r w:rsidRPr="00ED1143">
              <w:rPr>
                <w:rFonts w:eastAsia="Batang"/>
                <w:lang w:val="es-ES" w:eastAsia="ko-KR"/>
              </w:rPr>
              <w:t>Campo de las Naciones, 28042 Madrid</w:t>
            </w:r>
          </w:p>
          <w:p w:rsidR="00E95CE0" w:rsidRPr="00ED1143" w:rsidRDefault="00E95CE0" w:rsidP="003D3B22">
            <w:pPr>
              <w:pStyle w:val="tablecontent"/>
              <w:rPr>
                <w:rFonts w:eastAsia="Batang"/>
                <w:lang w:val="es-ES" w:eastAsia="ko-KR"/>
              </w:rPr>
            </w:pPr>
            <w:r w:rsidRPr="00ED1143">
              <w:rPr>
                <w:rFonts w:eastAsia="Batang"/>
                <w:lang w:val="es-ES" w:eastAsia="ko-KR"/>
              </w:rPr>
              <w:t>Spain</w:t>
            </w:r>
          </w:p>
          <w:p w:rsidR="00E95CE0" w:rsidRPr="00ED1143" w:rsidRDefault="00E95CE0" w:rsidP="003D3B22">
            <w:pPr>
              <w:pStyle w:val="tablecontent"/>
              <w:rPr>
                <w:rFonts w:eastAsia="Batang"/>
                <w:lang w:val="es-ES" w:eastAsia="ko-KR"/>
              </w:rPr>
            </w:pPr>
            <w:r w:rsidRPr="00ED1143">
              <w:rPr>
                <w:rFonts w:eastAsia="Batang"/>
                <w:lang w:val="es-ES" w:eastAsia="ko-KR"/>
              </w:rPr>
              <w:t>Contact person: Dr. Jose Manuel Gómez-Pérez</w:t>
            </w:r>
          </w:p>
          <w:p w:rsidR="00E95CE0" w:rsidRPr="00ED1143" w:rsidRDefault="00E95CE0" w:rsidP="003D3B22">
            <w:pPr>
              <w:pStyle w:val="tablecontent"/>
              <w:rPr>
                <w:b/>
              </w:rPr>
            </w:pPr>
            <w:r w:rsidRPr="00ED1143">
              <w:rPr>
                <w:rFonts w:eastAsia="Batang"/>
                <w:lang w:eastAsia="ko-KR"/>
              </w:rPr>
              <w:t>E-mail address: jmgomez@isoco.com</w:t>
            </w:r>
          </w:p>
        </w:tc>
        <w:tc>
          <w:tcPr>
            <w:tcW w:w="4394" w:type="dxa"/>
          </w:tcPr>
          <w:p w:rsidR="00E95CE0" w:rsidRPr="00ED1143" w:rsidRDefault="00E95CE0" w:rsidP="003D3B22">
            <w:pPr>
              <w:pStyle w:val="tablecontent"/>
              <w:rPr>
                <w:b/>
              </w:rPr>
            </w:pPr>
            <w:r w:rsidRPr="00ED1143">
              <w:rPr>
                <w:b/>
              </w:rPr>
              <w:t>University of Manchester</w:t>
            </w:r>
          </w:p>
          <w:p w:rsidR="00E95CE0" w:rsidRPr="00ED1143" w:rsidRDefault="00E95CE0" w:rsidP="003D3B22">
            <w:pPr>
              <w:pStyle w:val="tablecontent"/>
            </w:pPr>
            <w:r w:rsidRPr="00ED1143">
              <w:t xml:space="preserve">Department of Computer Science, </w:t>
            </w:r>
          </w:p>
          <w:p w:rsidR="00E95CE0" w:rsidRPr="00ED1143" w:rsidRDefault="00E95CE0" w:rsidP="003D3B22">
            <w:pPr>
              <w:pStyle w:val="tablecontent"/>
            </w:pPr>
            <w:r w:rsidRPr="00ED1143">
              <w:t>University of Manchester, Oxford Road</w:t>
            </w:r>
          </w:p>
          <w:p w:rsidR="00E95CE0" w:rsidRPr="00ED1143" w:rsidRDefault="00E95CE0" w:rsidP="003D3B22">
            <w:pPr>
              <w:pStyle w:val="tablecontent"/>
            </w:pPr>
            <w:r w:rsidRPr="00ED1143">
              <w:t>Manchester, M13 9PL</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Professor Carole Goble</w:t>
            </w:r>
          </w:p>
          <w:p w:rsidR="00E95CE0" w:rsidRPr="00ED1143" w:rsidRDefault="00E95CE0" w:rsidP="003D3B22">
            <w:pPr>
              <w:pStyle w:val="tablecontent"/>
            </w:pPr>
            <w:r w:rsidRPr="00ED1143">
              <w:t>E-mail address: carole.goble@manchester.ac.uk</w:t>
            </w:r>
          </w:p>
        </w:tc>
      </w:tr>
      <w:tr w:rsidR="00E95CE0" w:rsidRPr="00ED1143">
        <w:trPr>
          <w:trHeight w:val="1134"/>
        </w:trPr>
        <w:tc>
          <w:tcPr>
            <w:tcW w:w="4536" w:type="dxa"/>
          </w:tcPr>
          <w:p w:rsidR="00E95CE0" w:rsidRPr="00ED1143" w:rsidRDefault="00E95CE0" w:rsidP="003D3B22">
            <w:pPr>
              <w:pStyle w:val="tablecontent"/>
              <w:rPr>
                <w:b/>
                <w:lang w:val="es-ES"/>
              </w:rPr>
            </w:pPr>
            <w:r w:rsidRPr="00ED1143">
              <w:rPr>
                <w:b/>
                <w:lang w:val="es-ES"/>
              </w:rPr>
              <w:t>Universidad Polit</w:t>
            </w:r>
            <w:r w:rsidRPr="00ED1143">
              <w:rPr>
                <w:rFonts w:cs="Arial"/>
                <w:b/>
                <w:lang w:val="es-ES"/>
              </w:rPr>
              <w:t>é</w:t>
            </w:r>
            <w:r w:rsidRPr="00ED1143">
              <w:rPr>
                <w:b/>
                <w:lang w:val="es-ES"/>
              </w:rPr>
              <w:t>cnica de Madrid</w:t>
            </w:r>
          </w:p>
          <w:p w:rsidR="00E95CE0" w:rsidRPr="00ED1143" w:rsidRDefault="00E95CE0" w:rsidP="003D3B22">
            <w:pPr>
              <w:pStyle w:val="tablecontent"/>
              <w:rPr>
                <w:lang w:val="es-ES"/>
              </w:rPr>
            </w:pPr>
            <w:r w:rsidRPr="00ED1143">
              <w:rPr>
                <w:lang w:val="es-ES"/>
              </w:rPr>
              <w:t>Departamento de Inteligencia Artificial</w:t>
            </w:r>
          </w:p>
          <w:p w:rsidR="00E95CE0" w:rsidRPr="00ED1143" w:rsidRDefault="00E95CE0" w:rsidP="003D3B22">
            <w:pPr>
              <w:pStyle w:val="tablecontent"/>
              <w:rPr>
                <w:lang w:val="es-ES"/>
              </w:rPr>
            </w:pPr>
            <w:r w:rsidRPr="00ED1143">
              <w:rPr>
                <w:lang w:val="es-ES"/>
              </w:rPr>
              <w:t>Facultad de Informática, UPM</w:t>
            </w:r>
          </w:p>
          <w:p w:rsidR="00E95CE0" w:rsidRPr="00ED1143" w:rsidRDefault="00E95CE0" w:rsidP="003D3B22">
            <w:pPr>
              <w:pStyle w:val="tablecontent"/>
              <w:rPr>
                <w:lang w:val="es-ES"/>
              </w:rPr>
            </w:pPr>
            <w:r w:rsidRPr="00ED1143">
              <w:rPr>
                <w:lang w:val="es-ES"/>
              </w:rPr>
              <w:t>28660 Boadilla del Monte, Madrid</w:t>
            </w:r>
          </w:p>
          <w:p w:rsidR="00E95CE0" w:rsidRPr="00ED1143" w:rsidRDefault="00E95CE0" w:rsidP="003D3B22">
            <w:pPr>
              <w:pStyle w:val="tablecontent"/>
            </w:pPr>
            <w:r w:rsidRPr="00ED1143">
              <w:t>Spain</w:t>
            </w:r>
          </w:p>
          <w:p w:rsidR="00E95CE0" w:rsidRPr="00ED1143" w:rsidRDefault="00E95CE0" w:rsidP="003D3B22">
            <w:pPr>
              <w:pStyle w:val="tablecontent"/>
            </w:pPr>
            <w:r w:rsidRPr="00ED1143">
              <w:t>Contact person: Dr. Oscar Corcho</w:t>
            </w:r>
          </w:p>
          <w:p w:rsidR="00E95CE0" w:rsidRPr="00ED1143" w:rsidRDefault="00E95CE0" w:rsidP="003D3B22">
            <w:pPr>
              <w:pStyle w:val="tablecontent"/>
            </w:pPr>
            <w:r w:rsidRPr="00ED1143">
              <w:t>E-mail address: ocorcho@fi.upm.es</w:t>
            </w:r>
          </w:p>
        </w:tc>
        <w:tc>
          <w:tcPr>
            <w:tcW w:w="4394" w:type="dxa"/>
          </w:tcPr>
          <w:p w:rsidR="00E95CE0" w:rsidRPr="00ED1143" w:rsidRDefault="00E95CE0" w:rsidP="003D3B22">
            <w:pPr>
              <w:pStyle w:val="tablecontent"/>
              <w:rPr>
                <w:b/>
              </w:rPr>
            </w:pPr>
            <w:r w:rsidRPr="00ED1143">
              <w:rPr>
                <w:b/>
              </w:rPr>
              <w:t>University of Oxford</w:t>
            </w:r>
          </w:p>
          <w:p w:rsidR="00E95CE0" w:rsidRPr="00ED1143" w:rsidRDefault="00E95CE0" w:rsidP="003D3B22">
            <w:pPr>
              <w:pStyle w:val="tablecontent"/>
            </w:pPr>
            <w:r w:rsidRPr="00ED1143">
              <w:t>Department of Zoology</w:t>
            </w:r>
          </w:p>
          <w:p w:rsidR="00E95CE0" w:rsidRPr="00ED1143" w:rsidRDefault="00E95CE0" w:rsidP="003D3B22">
            <w:pPr>
              <w:pStyle w:val="tablecontent"/>
            </w:pPr>
            <w:r w:rsidRPr="00ED1143">
              <w:t>University of Oxford</w:t>
            </w:r>
          </w:p>
          <w:p w:rsidR="00E95CE0" w:rsidRPr="00ED1143" w:rsidRDefault="00E95CE0" w:rsidP="003D3B22">
            <w:pPr>
              <w:pStyle w:val="tablecontent"/>
            </w:pPr>
            <w:r w:rsidRPr="00ED1143">
              <w:t>South Parks Road, Oxford OX1 3PS</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Dr. Jun Zhao / Professor David De Roure</w:t>
            </w:r>
          </w:p>
          <w:p w:rsidR="00E95CE0" w:rsidRPr="00ED1143" w:rsidRDefault="00E95CE0" w:rsidP="003D3B22">
            <w:pPr>
              <w:pStyle w:val="tablecontent"/>
            </w:pPr>
            <w:r w:rsidRPr="00ED1143">
              <w:t>E-mail address: {jun.zhao@zoo.ox.ac.uk, david.deroure@oerc.ox.ac.uk}</w:t>
            </w:r>
          </w:p>
        </w:tc>
      </w:tr>
      <w:tr w:rsidR="00E95CE0" w:rsidRPr="00ED1143">
        <w:trPr>
          <w:trHeight w:val="1134"/>
        </w:trPr>
        <w:tc>
          <w:tcPr>
            <w:tcW w:w="4536" w:type="dxa"/>
          </w:tcPr>
          <w:p w:rsidR="00E95CE0" w:rsidRPr="00ED1143" w:rsidRDefault="00E95CE0" w:rsidP="003D3B22">
            <w:pPr>
              <w:pStyle w:val="tablecontent"/>
              <w:rPr>
                <w:b/>
              </w:rPr>
            </w:pPr>
            <w:r w:rsidRPr="00ED1143">
              <w:rPr>
                <w:b/>
              </w:rPr>
              <w:t>Poznań Supercomputing and Networking Center</w:t>
            </w:r>
          </w:p>
          <w:p w:rsidR="00E95CE0" w:rsidRPr="00ED1143" w:rsidRDefault="00E95CE0" w:rsidP="003D3B22">
            <w:pPr>
              <w:pStyle w:val="tablecontent"/>
            </w:pPr>
            <w:r w:rsidRPr="00ED1143">
              <w:t>Network Services Department</w:t>
            </w:r>
          </w:p>
          <w:p w:rsidR="00E95CE0" w:rsidRPr="00ED1143" w:rsidRDefault="00E95CE0" w:rsidP="003D3B22">
            <w:pPr>
              <w:pStyle w:val="tablecontent"/>
            </w:pPr>
            <w:r w:rsidRPr="00ED1143">
              <w:t>Poznań Supercomputing and Networking Center</w:t>
            </w:r>
          </w:p>
          <w:p w:rsidR="00E95CE0" w:rsidRPr="00ED1143" w:rsidRDefault="00E95CE0" w:rsidP="003D3B22">
            <w:pPr>
              <w:pStyle w:val="tablecontent"/>
            </w:pPr>
            <w:r w:rsidRPr="00ED1143">
              <w:t>Z. Noskowskiego 12/14, 61-704 Poznan</w:t>
            </w:r>
          </w:p>
          <w:p w:rsidR="00E95CE0" w:rsidRPr="00ED1143" w:rsidRDefault="00E95CE0" w:rsidP="003D3B22">
            <w:pPr>
              <w:pStyle w:val="tablecontent"/>
              <w:rPr>
                <w:lang w:val="es-ES"/>
              </w:rPr>
            </w:pPr>
            <w:r w:rsidRPr="00ED1143">
              <w:rPr>
                <w:lang w:val="es-ES"/>
              </w:rPr>
              <w:t>Poland</w:t>
            </w:r>
          </w:p>
          <w:p w:rsidR="00E95CE0" w:rsidRPr="00ED1143" w:rsidRDefault="00E95CE0" w:rsidP="003D3B22">
            <w:pPr>
              <w:pStyle w:val="tablecontent"/>
              <w:rPr>
                <w:lang w:val="es-ES"/>
              </w:rPr>
            </w:pPr>
            <w:r w:rsidRPr="00ED1143">
              <w:rPr>
                <w:lang w:val="es-ES"/>
              </w:rPr>
              <w:t>Contact person: Dr. Raúl Palma de León</w:t>
            </w:r>
          </w:p>
          <w:p w:rsidR="00E95CE0" w:rsidRPr="00ED1143" w:rsidRDefault="00E95CE0" w:rsidP="003D3B22">
            <w:pPr>
              <w:pStyle w:val="tablecontent"/>
              <w:rPr>
                <w:rFonts w:eastAsia="Batang"/>
              </w:rPr>
            </w:pPr>
            <w:r w:rsidRPr="00ED1143">
              <w:t>E-mail address: rpalma@man.poznan.pl</w:t>
            </w:r>
          </w:p>
        </w:tc>
        <w:tc>
          <w:tcPr>
            <w:tcW w:w="4394" w:type="dxa"/>
          </w:tcPr>
          <w:p w:rsidR="00E95CE0" w:rsidRPr="00ED1143" w:rsidRDefault="00E95CE0" w:rsidP="003D3B22">
            <w:pPr>
              <w:pStyle w:val="tablecontent"/>
              <w:rPr>
                <w:b/>
                <w:lang w:val="es-ES"/>
              </w:rPr>
            </w:pPr>
            <w:r w:rsidRPr="00ED1143">
              <w:rPr>
                <w:b/>
                <w:lang w:val="es-ES"/>
              </w:rPr>
              <w:t>Instituto de Astrófísica de Andalucía</w:t>
            </w:r>
          </w:p>
          <w:p w:rsidR="00E95CE0" w:rsidRPr="00ED1143" w:rsidRDefault="00E95CE0" w:rsidP="003D3B22">
            <w:pPr>
              <w:pStyle w:val="tablecontent"/>
              <w:rPr>
                <w:lang w:val="es-ES"/>
              </w:rPr>
            </w:pPr>
            <w:r w:rsidRPr="00ED1143">
              <w:rPr>
                <w:lang w:val="es-ES"/>
              </w:rPr>
              <w:t>Dpto. Astronomía Extragaláctica</w:t>
            </w:r>
          </w:p>
          <w:p w:rsidR="00E95CE0" w:rsidRPr="00ED1143" w:rsidRDefault="00E95CE0" w:rsidP="003D3B22">
            <w:pPr>
              <w:pStyle w:val="tablecontent"/>
              <w:rPr>
                <w:lang w:val="es-ES"/>
              </w:rPr>
            </w:pPr>
            <w:r w:rsidRPr="00ED1143">
              <w:rPr>
                <w:lang w:val="es-ES"/>
              </w:rPr>
              <w:t>Instituto Astrofísica Andalucía</w:t>
            </w:r>
          </w:p>
          <w:p w:rsidR="00E95CE0" w:rsidRPr="00ED1143" w:rsidRDefault="00E95CE0" w:rsidP="003D3B22">
            <w:pPr>
              <w:pStyle w:val="tablecontent"/>
              <w:rPr>
                <w:lang w:val="es-ES"/>
              </w:rPr>
            </w:pPr>
            <w:r w:rsidRPr="00ED1143">
              <w:rPr>
                <w:lang w:val="es-ES"/>
              </w:rPr>
              <w:t>Glorieta de la Astronomía s/n 18008 Granada, Spain</w:t>
            </w:r>
          </w:p>
          <w:p w:rsidR="00E95CE0" w:rsidRPr="00ED1143" w:rsidRDefault="00E95CE0" w:rsidP="003D3B22">
            <w:pPr>
              <w:pStyle w:val="tablecontent"/>
            </w:pPr>
            <w:r w:rsidRPr="00ED1143">
              <w:t>Contact person: Dr. Lourdes Verdes-Montenegro</w:t>
            </w:r>
          </w:p>
          <w:p w:rsidR="00E95CE0" w:rsidRPr="00ED1143" w:rsidRDefault="00E95CE0" w:rsidP="003D3B22">
            <w:pPr>
              <w:pStyle w:val="tablecontent"/>
            </w:pPr>
            <w:r w:rsidRPr="00ED1143">
              <w:t>E-mail address: lourdes@iaa.es</w:t>
            </w:r>
          </w:p>
        </w:tc>
      </w:tr>
      <w:tr w:rsidR="00E95CE0" w:rsidRPr="00ED1143">
        <w:trPr>
          <w:trHeight w:val="1134"/>
        </w:trPr>
        <w:tc>
          <w:tcPr>
            <w:tcW w:w="4536" w:type="dxa"/>
          </w:tcPr>
          <w:p w:rsidR="00E95CE0" w:rsidRPr="00ED1143" w:rsidRDefault="00E95CE0" w:rsidP="003D3B22">
            <w:pPr>
              <w:pStyle w:val="tablecontent"/>
              <w:rPr>
                <w:b/>
              </w:rPr>
            </w:pPr>
            <w:r w:rsidRPr="00ED1143">
              <w:rPr>
                <w:b/>
              </w:rPr>
              <w:t>Leiden University Medical Centre</w:t>
            </w:r>
          </w:p>
          <w:p w:rsidR="00E95CE0" w:rsidRPr="00ED1143" w:rsidRDefault="00E95CE0" w:rsidP="003D3B22">
            <w:pPr>
              <w:pStyle w:val="tablecontent"/>
            </w:pPr>
            <w:r w:rsidRPr="00ED1143">
              <w:t>Department of Human Genetics</w:t>
            </w:r>
          </w:p>
          <w:p w:rsidR="00E95CE0" w:rsidRPr="00ED1143" w:rsidRDefault="00E95CE0" w:rsidP="003D3B22">
            <w:pPr>
              <w:pStyle w:val="tablecontent"/>
            </w:pPr>
            <w:r w:rsidRPr="00ED1143">
              <w:t>Leiden University Medical Centre</w:t>
            </w:r>
          </w:p>
          <w:p w:rsidR="00E95CE0" w:rsidRPr="00ED1143" w:rsidRDefault="00E95CE0" w:rsidP="003D3B22">
            <w:pPr>
              <w:pStyle w:val="tablecontent"/>
            </w:pPr>
            <w:r w:rsidRPr="00ED1143">
              <w:t xml:space="preserve">Albinusdreef 2, 2333 ZA Leiden </w:t>
            </w:r>
          </w:p>
          <w:p w:rsidR="00E95CE0" w:rsidRPr="00ED1143" w:rsidRDefault="00E95CE0" w:rsidP="003D3B22">
            <w:pPr>
              <w:pStyle w:val="tablecontent"/>
            </w:pPr>
            <w:r w:rsidRPr="00ED1143">
              <w:t>The Netherlands</w:t>
            </w:r>
          </w:p>
          <w:p w:rsidR="00E95CE0" w:rsidRPr="00ED1143" w:rsidRDefault="00E95CE0" w:rsidP="003D3B22">
            <w:pPr>
              <w:pStyle w:val="tablecontent"/>
            </w:pPr>
            <w:r w:rsidRPr="00ED1143">
              <w:t>Contact person: Dr. Marco Roos</w:t>
            </w:r>
          </w:p>
          <w:p w:rsidR="00E95CE0" w:rsidRPr="00ED1143" w:rsidRDefault="00E95CE0" w:rsidP="003D3B22">
            <w:pPr>
              <w:pStyle w:val="tablecontent"/>
            </w:pPr>
            <w:r w:rsidRPr="00ED1143">
              <w:t>E-mail address: M.Roos1@uva.nl</w:t>
            </w:r>
          </w:p>
        </w:tc>
        <w:tc>
          <w:tcPr>
            <w:tcW w:w="4394" w:type="dxa"/>
          </w:tcPr>
          <w:p w:rsidR="00E95CE0" w:rsidRPr="00ED1143" w:rsidRDefault="00E95CE0" w:rsidP="003D3B22">
            <w:pPr>
              <w:pStyle w:val="tablecontent"/>
            </w:pPr>
          </w:p>
        </w:tc>
      </w:tr>
    </w:tbl>
    <w:p w:rsidR="00E95CE0" w:rsidRPr="00ED1143" w:rsidRDefault="00E95CE0" w:rsidP="003D3B22">
      <w:pPr>
        <w:pStyle w:val="Titulo1sin"/>
        <w:numPr>
          <w:ilvl w:val="0"/>
          <w:numId w:val="0"/>
        </w:numPr>
        <w:spacing w:line="360" w:lineRule="auto"/>
      </w:pPr>
      <w:bookmarkStart w:id="1" w:name="_Toc222567108"/>
      <w:bookmarkStart w:id="2" w:name="_Toc225320541"/>
      <w:bookmarkStart w:id="3" w:name="_Toc361755182"/>
      <w:r w:rsidRPr="00ED1143">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tblPr>
      <w:tblGrid>
        <w:gridCol w:w="732"/>
        <w:gridCol w:w="1439"/>
        <w:gridCol w:w="2792"/>
        <w:gridCol w:w="3685"/>
      </w:tblGrid>
      <w:tr w:rsidR="00E95CE0" w:rsidRPr="00ED1143">
        <w:trPr>
          <w:jc w:val="center"/>
        </w:trPr>
        <w:tc>
          <w:tcPr>
            <w:tcW w:w="732" w:type="dxa"/>
          </w:tcPr>
          <w:p w:rsidR="00E95CE0" w:rsidRPr="00ED1143" w:rsidRDefault="00E95CE0" w:rsidP="003D3B22">
            <w:pPr>
              <w:pStyle w:val="table"/>
              <w:rPr>
                <w:color w:val="auto"/>
              </w:rPr>
            </w:pPr>
            <w:r w:rsidRPr="00ED1143">
              <w:rPr>
                <w:color w:val="auto"/>
              </w:rPr>
              <w:t>Version</w:t>
            </w:r>
          </w:p>
        </w:tc>
        <w:tc>
          <w:tcPr>
            <w:tcW w:w="1439" w:type="dxa"/>
          </w:tcPr>
          <w:p w:rsidR="00E95CE0" w:rsidRPr="00ED1143" w:rsidRDefault="00E95CE0" w:rsidP="003D3B22">
            <w:pPr>
              <w:pStyle w:val="table"/>
              <w:rPr>
                <w:color w:val="auto"/>
              </w:rPr>
            </w:pPr>
            <w:r w:rsidRPr="00ED1143">
              <w:rPr>
                <w:color w:val="auto"/>
              </w:rPr>
              <w:t>Date</w:t>
            </w:r>
          </w:p>
        </w:tc>
        <w:tc>
          <w:tcPr>
            <w:tcW w:w="2792" w:type="dxa"/>
          </w:tcPr>
          <w:p w:rsidR="00E95CE0" w:rsidRPr="00ED1143" w:rsidRDefault="00E95CE0" w:rsidP="003D3B22">
            <w:pPr>
              <w:pStyle w:val="table"/>
              <w:rPr>
                <w:color w:val="auto"/>
              </w:rPr>
            </w:pPr>
            <w:r w:rsidRPr="00ED1143">
              <w:rPr>
                <w:color w:val="auto"/>
              </w:rPr>
              <w:t>Amended by</w:t>
            </w:r>
          </w:p>
        </w:tc>
        <w:tc>
          <w:tcPr>
            <w:tcW w:w="3685" w:type="dxa"/>
          </w:tcPr>
          <w:p w:rsidR="00E95CE0" w:rsidRPr="00ED1143" w:rsidRDefault="00E95CE0" w:rsidP="003D3B22">
            <w:pPr>
              <w:pStyle w:val="table"/>
              <w:rPr>
                <w:color w:val="auto"/>
              </w:rPr>
            </w:pPr>
            <w:r w:rsidRPr="00ED1143">
              <w:rPr>
                <w:color w:val="auto"/>
              </w:rPr>
              <w:t>Changes</w:t>
            </w:r>
          </w:p>
        </w:tc>
      </w:tr>
      <w:tr w:rsidR="00273E63" w:rsidRPr="00ED1143">
        <w:trPr>
          <w:jc w:val="center"/>
        </w:trPr>
        <w:tc>
          <w:tcPr>
            <w:tcW w:w="732" w:type="dxa"/>
          </w:tcPr>
          <w:p w:rsidR="00273E63" w:rsidRPr="00ED1143" w:rsidRDefault="00273E63" w:rsidP="003D3B22">
            <w:pPr>
              <w:pStyle w:val="table"/>
              <w:rPr>
                <w:color w:val="auto"/>
              </w:rPr>
            </w:pPr>
            <w:r w:rsidRPr="00ED1143">
              <w:rPr>
                <w:color w:val="auto"/>
              </w:rPr>
              <w:t>0</w:t>
            </w:r>
          </w:p>
        </w:tc>
        <w:tc>
          <w:tcPr>
            <w:tcW w:w="1439" w:type="dxa"/>
          </w:tcPr>
          <w:p w:rsidR="00273E63" w:rsidRPr="00ED1143" w:rsidRDefault="003A0913" w:rsidP="003D3B22">
            <w:pPr>
              <w:pStyle w:val="table"/>
              <w:rPr>
                <w:color w:val="auto"/>
              </w:rPr>
            </w:pPr>
            <w:r>
              <w:rPr>
                <w:color w:val="auto"/>
              </w:rPr>
              <w:t>22/05/</w:t>
            </w:r>
            <w:r w:rsidR="00B57261">
              <w:rPr>
                <w:color w:val="auto"/>
              </w:rPr>
              <w:t>2013</w:t>
            </w:r>
          </w:p>
        </w:tc>
        <w:tc>
          <w:tcPr>
            <w:tcW w:w="2792" w:type="dxa"/>
          </w:tcPr>
          <w:p w:rsidR="00273E63" w:rsidRPr="00ED1143" w:rsidRDefault="00273E63" w:rsidP="003D3B22">
            <w:pPr>
              <w:pStyle w:val="StyletableLeft0cmHanging127cm"/>
              <w:rPr>
                <w:color w:val="auto"/>
              </w:rPr>
            </w:pPr>
            <w:r w:rsidRPr="00ED1143">
              <w:rPr>
                <w:color w:val="auto"/>
              </w:rPr>
              <w:t>Esteban García-Cuesta</w:t>
            </w:r>
          </w:p>
        </w:tc>
        <w:tc>
          <w:tcPr>
            <w:tcW w:w="3685" w:type="dxa"/>
          </w:tcPr>
          <w:p w:rsidR="00273E63" w:rsidRPr="00ED1143" w:rsidRDefault="00273E63" w:rsidP="003D3B22">
            <w:pPr>
              <w:pStyle w:val="table"/>
              <w:rPr>
                <w:color w:val="auto"/>
              </w:rPr>
            </w:pPr>
            <w:r w:rsidRPr="00ED1143">
              <w:rPr>
                <w:color w:val="auto"/>
              </w:rPr>
              <w:t>Outline included</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.1</w:t>
            </w:r>
          </w:p>
        </w:tc>
        <w:tc>
          <w:tcPr>
            <w:tcW w:w="1439" w:type="dxa"/>
          </w:tcPr>
          <w:p w:rsidR="00E95CE0" w:rsidRPr="00ED1143" w:rsidRDefault="00D47709" w:rsidP="003D3B22">
            <w:pPr>
              <w:pStyle w:val="table"/>
              <w:rPr>
                <w:color w:val="auto"/>
              </w:rPr>
            </w:pPr>
            <w:r w:rsidRPr="00ED1143">
              <w:rPr>
                <w:color w:val="auto"/>
              </w:rPr>
              <w:t>0</w:t>
            </w:r>
            <w:r w:rsidR="00273E63" w:rsidRPr="00ED1143">
              <w:rPr>
                <w:color w:val="auto"/>
              </w:rPr>
              <w:t>4</w:t>
            </w:r>
            <w:r w:rsidR="003A0913">
              <w:rPr>
                <w:color w:val="auto"/>
              </w:rPr>
              <w:t>/07/</w:t>
            </w:r>
            <w:r w:rsidR="00B57261">
              <w:rPr>
                <w:color w:val="auto"/>
              </w:rPr>
              <w:t>2013</w:t>
            </w:r>
          </w:p>
        </w:tc>
        <w:tc>
          <w:tcPr>
            <w:tcW w:w="2792" w:type="dxa"/>
          </w:tcPr>
          <w:p w:rsidR="00E95CE0" w:rsidRPr="00ED1143" w:rsidRDefault="00D47709" w:rsidP="003D3B22">
            <w:pPr>
              <w:pStyle w:val="StyletableLeft0cmHanging127cm"/>
              <w:rPr>
                <w:color w:val="auto"/>
              </w:rPr>
            </w:pPr>
            <w:r w:rsidRPr="00ED1143">
              <w:rPr>
                <w:color w:val="auto"/>
              </w:rPr>
              <w:t>Esteban García-Cuesta</w:t>
            </w:r>
          </w:p>
        </w:tc>
        <w:tc>
          <w:tcPr>
            <w:tcW w:w="3685" w:type="dxa"/>
          </w:tcPr>
          <w:p w:rsidR="00E95CE0" w:rsidRPr="00ED1143" w:rsidRDefault="00273E63" w:rsidP="003D3B22">
            <w:pPr>
              <w:pStyle w:val="table"/>
              <w:rPr>
                <w:color w:val="auto"/>
              </w:rPr>
            </w:pPr>
            <w:r w:rsidRPr="00ED1143">
              <w:rPr>
                <w:color w:val="auto"/>
              </w:rPr>
              <w:t>Initial draft included by adding information provided by the different authors</w:t>
            </w:r>
          </w:p>
        </w:tc>
      </w:tr>
      <w:tr w:rsidR="00E95CE0" w:rsidRPr="00B57261">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.2</w:t>
            </w:r>
          </w:p>
        </w:tc>
        <w:tc>
          <w:tcPr>
            <w:tcW w:w="1439" w:type="dxa"/>
          </w:tcPr>
          <w:p w:rsidR="00E95CE0" w:rsidRPr="00ED1143" w:rsidRDefault="003A0913" w:rsidP="003A0913">
            <w:pPr>
              <w:pStyle w:val="table"/>
              <w:rPr>
                <w:color w:val="auto"/>
              </w:rPr>
            </w:pPr>
            <w:r>
              <w:rPr>
                <w:color w:val="auto"/>
              </w:rPr>
              <w:t>04/</w:t>
            </w:r>
            <w:r w:rsidR="00B57261">
              <w:rPr>
                <w:color w:val="auto"/>
              </w:rPr>
              <w:t>07</w:t>
            </w:r>
            <w:r>
              <w:rPr>
                <w:color w:val="auto"/>
              </w:rPr>
              <w:t>/</w:t>
            </w:r>
            <w:r w:rsidR="00B57261">
              <w:rPr>
                <w:color w:val="auto"/>
              </w:rPr>
              <w:t>2013</w:t>
            </w:r>
          </w:p>
        </w:tc>
        <w:tc>
          <w:tcPr>
            <w:tcW w:w="2792" w:type="dxa"/>
          </w:tcPr>
          <w:p w:rsidR="00E95CE0" w:rsidRPr="00B57261" w:rsidRDefault="00B57261" w:rsidP="003A0913">
            <w:pPr>
              <w:pStyle w:val="StyletableLeft0cmHanging127cm"/>
              <w:rPr>
                <w:color w:val="auto"/>
                <w:lang w:val="es-ES"/>
              </w:rPr>
            </w:pPr>
            <w:r w:rsidRPr="00B57261">
              <w:rPr>
                <w:color w:val="auto"/>
                <w:lang w:val="es-ES"/>
              </w:rPr>
              <w:t>Alei</w:t>
            </w:r>
            <w:r>
              <w:rPr>
                <w:color w:val="auto"/>
                <w:lang w:val="es-ES"/>
              </w:rPr>
              <w:t>x</w:t>
            </w:r>
            <w:r w:rsidRPr="00B57261">
              <w:rPr>
                <w:color w:val="auto"/>
                <w:lang w:val="es-ES"/>
              </w:rPr>
              <w:t xml:space="preserve"> Garrido</w:t>
            </w:r>
          </w:p>
        </w:tc>
        <w:tc>
          <w:tcPr>
            <w:tcW w:w="3685" w:type="dxa"/>
          </w:tcPr>
          <w:p w:rsidR="00E95CE0" w:rsidRPr="00B57261" w:rsidRDefault="003A0913" w:rsidP="003D3B22">
            <w:pPr>
              <w:pStyle w:val="table"/>
              <w:rPr>
                <w:color w:val="auto"/>
                <w:lang w:val="en-US"/>
              </w:rPr>
            </w:pPr>
            <w:r>
              <w:rPr>
                <w:color w:val="auto"/>
                <w:lang w:val="en-US"/>
              </w:rPr>
              <w:t xml:space="preserve">Section 5 improvements </w:t>
            </w:r>
            <w:r w:rsidR="00B57261" w:rsidRPr="00B57261">
              <w:rPr>
                <w:color w:val="auto"/>
                <w:lang w:val="en-US"/>
              </w:rPr>
              <w:t>and format corrections</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.3</w:t>
            </w:r>
          </w:p>
        </w:tc>
        <w:tc>
          <w:tcPr>
            <w:tcW w:w="1439" w:type="dxa"/>
          </w:tcPr>
          <w:p w:rsidR="00E95CE0" w:rsidRPr="00ED1143" w:rsidRDefault="003A0913" w:rsidP="003D3B22">
            <w:pPr>
              <w:pStyle w:val="table"/>
              <w:rPr>
                <w:color w:val="auto"/>
              </w:rPr>
            </w:pPr>
            <w:r>
              <w:rPr>
                <w:color w:val="auto"/>
              </w:rPr>
              <w:t>15/07/2013</w:t>
            </w:r>
          </w:p>
        </w:tc>
        <w:tc>
          <w:tcPr>
            <w:tcW w:w="2792" w:type="dxa"/>
          </w:tcPr>
          <w:p w:rsidR="00E95CE0" w:rsidRPr="00ED1143" w:rsidRDefault="003A0913" w:rsidP="003D3B22">
            <w:pPr>
              <w:pStyle w:val="StyletableLeft0cmHanging127cm"/>
              <w:rPr>
                <w:color w:val="auto"/>
              </w:rPr>
            </w:pPr>
            <w:r w:rsidRPr="00B57261">
              <w:rPr>
                <w:color w:val="auto"/>
                <w:lang w:val="es-ES"/>
              </w:rPr>
              <w:t>Esteban Garc</w:t>
            </w:r>
            <w:r>
              <w:rPr>
                <w:color w:val="auto"/>
                <w:lang w:val="es-ES"/>
              </w:rPr>
              <w:t>ía-Cuesta</w:t>
            </w:r>
          </w:p>
        </w:tc>
        <w:tc>
          <w:tcPr>
            <w:tcW w:w="3685" w:type="dxa"/>
          </w:tcPr>
          <w:p w:rsidR="00E95CE0" w:rsidRPr="00ED1143" w:rsidRDefault="003A0913" w:rsidP="00D90A13">
            <w:pPr>
              <w:pStyle w:val="table"/>
              <w:rPr>
                <w:color w:val="auto"/>
              </w:rPr>
            </w:pPr>
            <w:r w:rsidRPr="00B57261">
              <w:rPr>
                <w:color w:val="auto"/>
                <w:lang w:val="en-US"/>
              </w:rPr>
              <w:t xml:space="preserve">Improvements on the </w:t>
            </w:r>
            <w:r w:rsidR="00D90A13" w:rsidRPr="00B57261">
              <w:rPr>
                <w:color w:val="auto"/>
                <w:lang w:val="en-US"/>
              </w:rPr>
              <w:t xml:space="preserve">contents </w:t>
            </w:r>
            <w:r w:rsidR="00D90A13">
              <w:rPr>
                <w:color w:val="auto"/>
                <w:lang w:val="en-US"/>
              </w:rPr>
              <w:t xml:space="preserve">of </w:t>
            </w:r>
            <w:r w:rsidRPr="00B57261">
              <w:rPr>
                <w:color w:val="auto"/>
                <w:lang w:val="en-US"/>
              </w:rPr>
              <w:t xml:space="preserve">sections 2,3,4,5 </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.4</w:t>
            </w:r>
          </w:p>
        </w:tc>
        <w:tc>
          <w:tcPr>
            <w:tcW w:w="1439" w:type="dxa"/>
          </w:tcPr>
          <w:p w:rsidR="00E95CE0" w:rsidRPr="00ED1143" w:rsidRDefault="007876F2" w:rsidP="003D3B22">
            <w:pPr>
              <w:pStyle w:val="table"/>
              <w:rPr>
                <w:color w:val="auto"/>
              </w:rPr>
            </w:pPr>
            <w:ins w:id="4" w:author="Graham Klyne" w:date="2013-07-18T09:19:00Z">
              <w:r>
                <w:rPr>
                  <w:color w:val="auto"/>
                </w:rPr>
                <w:t>17/07/2013</w:t>
              </w:r>
            </w:ins>
          </w:p>
        </w:tc>
        <w:tc>
          <w:tcPr>
            <w:tcW w:w="2792" w:type="dxa"/>
          </w:tcPr>
          <w:p w:rsidR="00E95CE0" w:rsidRPr="00ED1143" w:rsidRDefault="007876F2" w:rsidP="003D3B22">
            <w:pPr>
              <w:pStyle w:val="StyletableLeft0cmHanging127cm"/>
              <w:rPr>
                <w:color w:val="auto"/>
              </w:rPr>
            </w:pPr>
            <w:ins w:id="5" w:author="Graham Klyne" w:date="2013-07-18T09:19:00Z">
              <w:r w:rsidRPr="00B57261">
                <w:rPr>
                  <w:color w:val="auto"/>
                  <w:lang w:val="es-ES"/>
                </w:rPr>
                <w:t>Esteban Garc</w:t>
              </w:r>
              <w:r>
                <w:rPr>
                  <w:color w:val="auto"/>
                  <w:lang w:val="es-ES"/>
                </w:rPr>
                <w:t>ía-Cuesta</w:t>
              </w:r>
            </w:ins>
          </w:p>
        </w:tc>
        <w:tc>
          <w:tcPr>
            <w:tcW w:w="3685" w:type="dxa"/>
          </w:tcPr>
          <w:p w:rsidR="00E95CE0" w:rsidRPr="00ED1143" w:rsidRDefault="007876F2" w:rsidP="007876F2">
            <w:pPr>
              <w:pStyle w:val="table"/>
              <w:rPr>
                <w:color w:val="auto"/>
              </w:rPr>
            </w:pPr>
            <w:commentRangeStart w:id="6"/>
            <w:ins w:id="7" w:author="Graham Klyne" w:date="2013-07-18T09:20:00Z">
              <w:r>
                <w:rPr>
                  <w:color w:val="auto"/>
                </w:rPr>
                <w:t>????</w:t>
              </w:r>
            </w:ins>
            <w:commentRangeEnd w:id="6"/>
            <w:r>
              <w:rPr>
                <w:rStyle w:val="CommentReference"/>
                <w:snapToGrid/>
                <w:vanish/>
                <w:color w:val="auto"/>
                <w:lang w:eastAsia="es-ES"/>
              </w:rPr>
              <w:commentReference w:id="6"/>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.5</w:t>
            </w:r>
          </w:p>
        </w:tc>
        <w:tc>
          <w:tcPr>
            <w:tcW w:w="1439" w:type="dxa"/>
          </w:tcPr>
          <w:p w:rsidR="00E95CE0" w:rsidRPr="00ED1143" w:rsidRDefault="007876F2" w:rsidP="003D3B22">
            <w:pPr>
              <w:pStyle w:val="table"/>
              <w:rPr>
                <w:color w:val="auto"/>
              </w:rPr>
            </w:pPr>
            <w:ins w:id="8" w:author="Graham Klyne" w:date="2013-07-18T09:20:00Z">
              <w:r>
                <w:rPr>
                  <w:color w:val="auto"/>
                </w:rPr>
                <w:t>18/03/2013</w:t>
              </w:r>
            </w:ins>
          </w:p>
        </w:tc>
        <w:tc>
          <w:tcPr>
            <w:tcW w:w="2792" w:type="dxa"/>
          </w:tcPr>
          <w:p w:rsidR="00E95CE0" w:rsidRPr="00ED1143" w:rsidRDefault="007876F2" w:rsidP="003D3B22">
            <w:pPr>
              <w:pStyle w:val="StyletableLeft0cmHanging127cm"/>
              <w:rPr>
                <w:color w:val="auto"/>
              </w:rPr>
            </w:pPr>
            <w:ins w:id="9" w:author="Graham Klyne" w:date="2013-07-18T09:20:00Z">
              <w:r>
                <w:rPr>
                  <w:color w:val="auto"/>
                </w:rPr>
                <w:t>Graham Klyne</w:t>
              </w:r>
            </w:ins>
          </w:p>
        </w:tc>
        <w:tc>
          <w:tcPr>
            <w:tcW w:w="3685" w:type="dxa"/>
          </w:tcPr>
          <w:p w:rsidR="00E95CE0" w:rsidRPr="00ED1143" w:rsidRDefault="007876F2" w:rsidP="003D3B22">
            <w:pPr>
              <w:pStyle w:val="table"/>
              <w:rPr>
                <w:color w:val="auto"/>
              </w:rPr>
            </w:pPr>
            <w:ins w:id="10" w:author="Graham Klyne" w:date="2013-07-18T09:20:00Z">
              <w:r>
                <w:rPr>
                  <w:color w:val="auto"/>
                </w:rPr>
                <w:t>Review pass</w:t>
              </w:r>
            </w:ins>
            <w:ins w:id="11" w:author="Graham Klyne" w:date="2013-07-18T09:21:00Z">
              <w:r>
                <w:rPr>
                  <w:color w:val="auto"/>
                </w:rPr>
                <w:t>.  Fairly heavy edit of exec summary.</w:t>
              </w:r>
            </w:ins>
            <w:ins w:id="12" w:author="Graham Klyne" w:date="2013-07-18T16:24:00Z">
              <w:r w:rsidR="005F4097">
                <w:rPr>
                  <w:color w:val="auto"/>
                </w:rPr>
                <w:t xml:space="preserve">  Edits and comments throughout document.</w:t>
              </w:r>
            </w:ins>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.6</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.7</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tabs>
                <w:tab w:val="left" w:pos="2503"/>
              </w:tabs>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.8</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.9</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lang w:val="es-ES"/>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E95CE0" w:rsidP="003D3B22">
            <w:pPr>
              <w:pStyle w:val="table"/>
              <w:rPr>
                <w:color w:val="auto"/>
              </w:rPr>
            </w:pPr>
            <w:r w:rsidRPr="00ED1143">
              <w:rPr>
                <w:color w:val="auto"/>
              </w:rPr>
              <w:t>1.10</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753F1" w:rsidP="003D3B22">
            <w:pPr>
              <w:pStyle w:val="table"/>
              <w:rPr>
                <w:color w:val="auto"/>
              </w:rPr>
            </w:pPr>
            <w:r w:rsidRPr="00ED1143">
              <w:rPr>
                <w:color w:val="auto"/>
              </w:rPr>
              <w:t>1.11</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814E2C" w:rsidP="003D3B22">
            <w:pPr>
              <w:pStyle w:val="table"/>
              <w:rPr>
                <w:color w:val="auto"/>
              </w:rPr>
            </w:pPr>
            <w:r w:rsidRPr="00ED1143">
              <w:rPr>
                <w:color w:val="auto"/>
              </w:rPr>
              <w:t>1.12</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bl>
    <w:p w:rsidR="00E95CE0" w:rsidRPr="00ED1143" w:rsidRDefault="00E95CE0" w:rsidP="003D3B22">
      <w:pPr>
        <w:pStyle w:val="Titulo1sin"/>
        <w:numPr>
          <w:ilvl w:val="0"/>
          <w:numId w:val="0"/>
        </w:numPr>
        <w:spacing w:line="360" w:lineRule="auto"/>
      </w:pPr>
      <w:bookmarkStart w:id="13" w:name="_Toc222567109"/>
      <w:bookmarkStart w:id="14" w:name="_Toc225320542"/>
      <w:bookmarkStart w:id="15" w:name="_Toc361755183"/>
      <w:r w:rsidRPr="00ED1143">
        <w:t>Executive Summary</w:t>
      </w:r>
      <w:bookmarkEnd w:id="13"/>
      <w:bookmarkEnd w:id="14"/>
      <w:bookmarkEnd w:id="15"/>
    </w:p>
    <w:p w:rsidR="001C2084" w:rsidRDefault="00353041" w:rsidP="00353041">
      <w:pPr>
        <w:rPr>
          <w:lang w:val="en-US"/>
        </w:rPr>
      </w:pPr>
      <w:r w:rsidRPr="000455DE">
        <w:rPr>
          <w:lang w:val="en-US"/>
        </w:rPr>
        <w:t>This is the last of two deliverables regarding the design, implementation, and deployment of Work</w:t>
      </w:r>
      <w:r>
        <w:rPr>
          <w:lang w:val="en-US"/>
        </w:rPr>
        <w:t>flow Integrity and Authenticity and it includes</w:t>
      </w:r>
      <w:r w:rsidR="001C2084">
        <w:rPr>
          <w:lang w:val="en-US"/>
        </w:rPr>
        <w:t xml:space="preserve"> </w:t>
      </w:r>
      <w:r w:rsidR="001C2084" w:rsidRPr="000455DE">
        <w:rPr>
          <w:lang w:val="en-US"/>
        </w:rPr>
        <w:t xml:space="preserve">the </w:t>
      </w:r>
      <w:r w:rsidR="001C2084" w:rsidRPr="007C3AD8">
        <w:rPr>
          <w:b/>
          <w:lang w:val="en-US"/>
        </w:rPr>
        <w:t>updated prototypes of the different integrity and authenticity (I&amp;A) components</w:t>
      </w:r>
      <w:r w:rsidR="001C2084" w:rsidRPr="000455DE">
        <w:rPr>
          <w:lang w:val="en-US"/>
        </w:rPr>
        <w:t xml:space="preserve"> of the project</w:t>
      </w:r>
      <w:r w:rsidR="001C2084">
        <w:rPr>
          <w:lang w:val="en-US"/>
        </w:rPr>
        <w:t xml:space="preserve"> and </w:t>
      </w:r>
      <w:r w:rsidR="001C2084" w:rsidRPr="000455DE">
        <w:rPr>
          <w:lang w:val="en-US"/>
        </w:rPr>
        <w:t>provide</w:t>
      </w:r>
      <w:r w:rsidR="001C2084">
        <w:rPr>
          <w:lang w:val="en-US"/>
        </w:rPr>
        <w:t>s</w:t>
      </w:r>
      <w:r w:rsidR="001C2084" w:rsidRPr="000455DE">
        <w:rPr>
          <w:lang w:val="en-US"/>
        </w:rPr>
        <w:t xml:space="preserve"> a summary of the updated implementation of the I&amp;A evaluation tool</w:t>
      </w:r>
      <w:r w:rsidR="001C2084">
        <w:rPr>
          <w:lang w:val="en-US"/>
        </w:rPr>
        <w:t>s developed</w:t>
      </w:r>
      <w:r w:rsidR="001C2084" w:rsidRPr="000455DE">
        <w:rPr>
          <w:lang w:val="en-US"/>
        </w:rPr>
        <w:t xml:space="preserve"> during </w:t>
      </w:r>
      <w:r w:rsidR="001C2084">
        <w:rPr>
          <w:lang w:val="en-US"/>
        </w:rPr>
        <w:t xml:space="preserve">the </w:t>
      </w:r>
      <w:r w:rsidR="001C2084" w:rsidRPr="000455DE">
        <w:rPr>
          <w:lang w:val="en-US"/>
        </w:rPr>
        <w:t>phase II</w:t>
      </w:r>
      <w:r w:rsidR="001C2084">
        <w:rPr>
          <w:lang w:val="en-US"/>
        </w:rPr>
        <w:t xml:space="preserve">. </w:t>
      </w:r>
      <w:r>
        <w:rPr>
          <w:lang w:val="en-US"/>
        </w:rPr>
        <w:t xml:space="preserve"> </w:t>
      </w:r>
      <w:del w:id="16" w:author="Graham Klyne" w:date="2013-07-18T09:02:00Z">
        <w:r w:rsidR="001C2084" w:rsidDel="00C03851">
          <w:rPr>
            <w:lang w:val="en-US"/>
          </w:rPr>
          <w:delText xml:space="preserve">Due to </w:delText>
        </w:r>
        <w:r w:rsidR="00836008" w:rsidDel="00C03851">
          <w:rPr>
            <w:lang w:val="en-US"/>
          </w:rPr>
          <w:delText>this</w:delText>
        </w:r>
      </w:del>
      <w:ins w:id="17" w:author="Graham Klyne" w:date="2013-07-18T09:02:00Z">
        <w:r w:rsidR="00C03851">
          <w:rPr>
            <w:lang w:val="en-US"/>
          </w:rPr>
          <w:t>This</w:t>
        </w:r>
      </w:ins>
      <w:r w:rsidR="001C2084">
        <w:rPr>
          <w:lang w:val="en-US"/>
        </w:rPr>
        <w:t xml:space="preserve"> </w:t>
      </w:r>
      <w:del w:id="18" w:author="Graham Klyne" w:date="2013-07-18T09:00:00Z">
        <w:r w:rsidR="001C2084" w:rsidDel="00C03851">
          <w:rPr>
            <w:lang w:val="en-US"/>
          </w:rPr>
          <w:delText xml:space="preserve">is </w:delText>
        </w:r>
      </w:del>
      <w:ins w:id="19" w:author="Graham Klyne" w:date="2013-07-18T09:02:00Z">
        <w:r w:rsidR="00C03851">
          <w:rPr>
            <w:lang w:val="en-US"/>
          </w:rPr>
          <w:t>is</w:t>
        </w:r>
      </w:ins>
      <w:ins w:id="20" w:author="Graham Klyne" w:date="2013-07-18T09:00:00Z">
        <w:r w:rsidR="00C03851">
          <w:rPr>
            <w:lang w:val="en-US"/>
          </w:rPr>
          <w:t xml:space="preserve"> </w:t>
        </w:r>
      </w:ins>
      <w:r w:rsidR="001C2084">
        <w:rPr>
          <w:lang w:val="en-US"/>
        </w:rPr>
        <w:t>the</w:t>
      </w:r>
      <w:r w:rsidR="004D38D7">
        <w:rPr>
          <w:lang w:val="en-US"/>
        </w:rPr>
        <w:t xml:space="preserve"> last deliverable of two</w:t>
      </w:r>
      <w:ins w:id="21" w:author="Graham Klyne" w:date="2013-07-18T09:02:00Z">
        <w:r w:rsidR="00C03851">
          <w:rPr>
            <w:lang w:val="en-US"/>
          </w:rPr>
          <w:t>,</w:t>
        </w:r>
      </w:ins>
      <w:r w:rsidR="001C2084">
        <w:rPr>
          <w:lang w:val="en-US"/>
        </w:rPr>
        <w:t xml:space="preserve"> and </w:t>
      </w:r>
      <w:del w:id="22" w:author="Graham Klyne" w:date="2013-07-18T09:03:00Z">
        <w:r w:rsidR="001C2084" w:rsidDel="00C03851">
          <w:rPr>
            <w:lang w:val="en-US"/>
          </w:rPr>
          <w:delText xml:space="preserve">it </w:delText>
        </w:r>
      </w:del>
      <w:r w:rsidR="001C2084">
        <w:rPr>
          <w:lang w:val="en-US"/>
        </w:rPr>
        <w:t>is based on the previous work</w:t>
      </w:r>
      <w:r w:rsidR="004D38D7">
        <w:rPr>
          <w:lang w:val="en-US"/>
        </w:rPr>
        <w:t xml:space="preserve"> (following </w:t>
      </w:r>
      <w:del w:id="23" w:author="Graham Klyne" w:date="2013-07-18T09:01:00Z">
        <w:r w:rsidR="004D38D7" w:rsidDel="00C03851">
          <w:rPr>
            <w:lang w:val="en-US"/>
          </w:rPr>
          <w:delText xml:space="preserve">an </w:delText>
        </w:r>
      </w:del>
      <w:r w:rsidR="004D38D7">
        <w:rPr>
          <w:lang w:val="en-US"/>
        </w:rPr>
        <w:t>incremental project development)</w:t>
      </w:r>
      <w:ins w:id="24" w:author="Graham Klyne" w:date="2013-07-18T09:04:00Z">
        <w:r w:rsidR="00C03851">
          <w:rPr>
            <w:lang w:val="en-US"/>
          </w:rPr>
          <w:t>.  As such,</w:t>
        </w:r>
      </w:ins>
      <w:del w:id="25" w:author="Graham Klyne" w:date="2013-07-18T09:04:00Z">
        <w:r w:rsidR="001C2084" w:rsidDel="00C03851">
          <w:rPr>
            <w:lang w:val="en-US"/>
          </w:rPr>
          <w:delText>,</w:delText>
        </w:r>
      </w:del>
      <w:r w:rsidR="001C2084">
        <w:rPr>
          <w:lang w:val="en-US"/>
        </w:rPr>
        <w:t xml:space="preserve"> it </w:t>
      </w:r>
      <w:del w:id="26" w:author="Graham Klyne" w:date="2013-07-18T09:04:00Z">
        <w:r w:rsidR="001C2084" w:rsidDel="00C03851">
          <w:rPr>
            <w:lang w:val="en-US"/>
          </w:rPr>
          <w:delText xml:space="preserve">also </w:delText>
        </w:r>
      </w:del>
      <w:r w:rsidR="001C2084">
        <w:rPr>
          <w:lang w:val="en-US"/>
        </w:rPr>
        <w:t xml:space="preserve">contains </w:t>
      </w:r>
      <w:del w:id="27" w:author="Graham Klyne" w:date="2013-07-18T09:04:00Z">
        <w:r w:rsidDel="00C03851">
          <w:rPr>
            <w:lang w:val="en-US"/>
          </w:rPr>
          <w:delText>some parts</w:delText>
        </w:r>
      </w:del>
      <w:ins w:id="28" w:author="Graham Klyne" w:date="2013-07-18T09:04:00Z">
        <w:r w:rsidR="00C03851">
          <w:rPr>
            <w:lang w:val="en-US"/>
          </w:rPr>
          <w:t>material</w:t>
        </w:r>
      </w:ins>
      <w:r w:rsidR="001C2084">
        <w:rPr>
          <w:lang w:val="en-US"/>
        </w:rPr>
        <w:t xml:space="preserve"> or references</w:t>
      </w:r>
      <w:r>
        <w:rPr>
          <w:lang w:val="en-US"/>
        </w:rPr>
        <w:t xml:space="preserve"> which were already </w:t>
      </w:r>
      <w:del w:id="29" w:author="Graham Klyne" w:date="2013-07-18T09:04:00Z">
        <w:r w:rsidDel="00C03851">
          <w:rPr>
            <w:lang w:val="en-US"/>
          </w:rPr>
          <w:delText>disc</w:delText>
        </w:r>
      </w:del>
      <w:del w:id="30" w:author="Graham Klyne" w:date="2013-07-18T09:01:00Z">
        <w:r w:rsidDel="00C03851">
          <w:rPr>
            <w:lang w:val="en-US"/>
          </w:rPr>
          <w:delText>c</w:delText>
        </w:r>
      </w:del>
      <w:del w:id="31" w:author="Graham Klyne" w:date="2013-07-18T09:04:00Z">
        <w:r w:rsidDel="00C03851">
          <w:rPr>
            <w:lang w:val="en-US"/>
          </w:rPr>
          <w:delText>use</w:delText>
        </w:r>
      </w:del>
      <w:ins w:id="32" w:author="Graham Klyne" w:date="2013-07-18T09:04:00Z">
        <w:r w:rsidR="00C03851">
          <w:rPr>
            <w:lang w:val="en-US"/>
          </w:rPr>
          <w:t>presented</w:t>
        </w:r>
      </w:ins>
      <w:del w:id="33" w:author="Graham Klyne" w:date="2013-07-18T09:04:00Z">
        <w:r w:rsidDel="00C03851">
          <w:rPr>
            <w:lang w:val="en-US"/>
          </w:rPr>
          <w:delText>d</w:delText>
        </w:r>
      </w:del>
      <w:r>
        <w:rPr>
          <w:lang w:val="en-US"/>
        </w:rPr>
        <w:t xml:space="preserve"> previously </w:t>
      </w:r>
      <w:r w:rsidR="001C2084">
        <w:rPr>
          <w:lang w:val="en-US"/>
        </w:rPr>
        <w:t xml:space="preserve">but </w:t>
      </w:r>
      <w:ins w:id="34" w:author="Graham Klyne" w:date="2013-07-18T09:01:00Z">
        <w:r w:rsidR="00C03851">
          <w:rPr>
            <w:lang w:val="en-US"/>
          </w:rPr>
          <w:t xml:space="preserve">which </w:t>
        </w:r>
      </w:ins>
      <w:r w:rsidR="001C2084">
        <w:rPr>
          <w:lang w:val="en-US"/>
        </w:rPr>
        <w:t xml:space="preserve">we </w:t>
      </w:r>
      <w:ins w:id="35" w:author="Graham Klyne" w:date="2013-07-18T09:01:00Z">
        <w:r w:rsidR="00C03851">
          <w:rPr>
            <w:lang w:val="en-US"/>
          </w:rPr>
          <w:t xml:space="preserve">have </w:t>
        </w:r>
      </w:ins>
      <w:r w:rsidR="001C2084">
        <w:rPr>
          <w:lang w:val="en-US"/>
        </w:rPr>
        <w:t>decide</w:t>
      </w:r>
      <w:ins w:id="36" w:author="Graham Klyne" w:date="2013-07-18T09:01:00Z">
        <w:r w:rsidR="00C03851">
          <w:rPr>
            <w:lang w:val="en-US"/>
          </w:rPr>
          <w:t>d</w:t>
        </w:r>
      </w:ins>
      <w:r w:rsidR="001C2084">
        <w:rPr>
          <w:lang w:val="en-US"/>
        </w:rPr>
        <w:t xml:space="preserve"> to include </w:t>
      </w:r>
      <w:ins w:id="37" w:author="Graham Klyne" w:date="2013-07-18T09:01:00Z">
        <w:r w:rsidR="00C03851">
          <w:rPr>
            <w:lang w:val="en-US"/>
          </w:rPr>
          <w:t xml:space="preserve">here for </w:t>
        </w:r>
      </w:ins>
      <w:del w:id="38" w:author="Graham Klyne" w:date="2013-07-18T09:01:00Z">
        <w:r w:rsidR="001C2084" w:rsidDel="00C03851">
          <w:rPr>
            <w:lang w:val="en-US"/>
          </w:rPr>
          <w:delText xml:space="preserve">it </w:delText>
        </w:r>
        <w:r w:rsidDel="00C03851">
          <w:rPr>
            <w:lang w:val="en-US"/>
          </w:rPr>
          <w:delText>for better</w:delText>
        </w:r>
      </w:del>
      <w:ins w:id="39" w:author="Graham Klyne" w:date="2013-07-18T09:01:00Z">
        <w:r w:rsidR="00C03851">
          <w:rPr>
            <w:lang w:val="en-US"/>
          </w:rPr>
          <w:t>ease of</w:t>
        </w:r>
      </w:ins>
      <w:r>
        <w:rPr>
          <w:lang w:val="en-US"/>
        </w:rPr>
        <w:t xml:space="preserve"> understanding and to make </w:t>
      </w:r>
      <w:r w:rsidR="001C2084">
        <w:rPr>
          <w:lang w:val="en-US"/>
        </w:rPr>
        <w:t>this document</w:t>
      </w:r>
      <w:r>
        <w:rPr>
          <w:lang w:val="en-US"/>
        </w:rPr>
        <w:t xml:space="preserve"> self-contained.</w:t>
      </w:r>
      <w:del w:id="40" w:author="Graham Klyne" w:date="2013-07-18T09:04:00Z">
        <w:r w:rsidDel="00C03851">
          <w:rPr>
            <w:lang w:val="en-US"/>
          </w:rPr>
          <w:delText xml:space="preserve"> </w:delText>
        </w:r>
      </w:del>
    </w:p>
    <w:p w:rsidR="00353041" w:rsidRDefault="00C03851" w:rsidP="00353041">
      <w:pPr>
        <w:rPr>
          <w:lang w:val="en-US"/>
        </w:rPr>
      </w:pPr>
      <w:ins w:id="41" w:author="Graham Klyne" w:date="2013-07-18T09:07:00Z">
        <w:r>
          <w:rPr>
            <w:lang w:val="en-US"/>
          </w:rPr>
          <w:t>U</w:t>
        </w:r>
        <w:r w:rsidR="005545A4" w:rsidRPr="005545A4">
          <w:rPr>
            <w:lang w:val="en-US"/>
            <w:rPrChange w:id="42" w:author="Graham Klyne" w:date="2013-07-18T09:07:00Z">
              <w:rPr>
                <w:b/>
                <w:lang w:val="en-US"/>
              </w:rPr>
            </w:rPrChange>
          </w:rPr>
          <w:t xml:space="preserve">pdates to work on </w:t>
        </w:r>
      </w:ins>
      <w:ins w:id="43" w:author="Graham Klyne" w:date="2013-07-18T09:06:00Z">
        <w:r w:rsidRPr="000455DE">
          <w:rPr>
            <w:lang w:val="en-US"/>
          </w:rPr>
          <w:t>I&amp;A evaluation</w:t>
        </w:r>
      </w:ins>
      <w:ins w:id="44" w:author="Graham Klyne" w:date="2013-07-18T09:08:00Z">
        <w:r>
          <w:rPr>
            <w:lang w:val="en-US"/>
          </w:rPr>
          <w:t xml:space="preserve"> are described</w:t>
        </w:r>
      </w:ins>
      <w:ins w:id="45" w:author="Graham Klyne" w:date="2013-07-18T09:07:00Z">
        <w:r>
          <w:rPr>
            <w:lang w:val="en-US"/>
          </w:rPr>
          <w:t xml:space="preserve">, </w:t>
        </w:r>
      </w:ins>
      <w:ins w:id="46" w:author="Graham Klyne" w:date="2013-07-18T09:06:00Z">
        <w:r>
          <w:rPr>
            <w:lang w:val="en-US"/>
          </w:rPr>
          <w:t xml:space="preserve">based on </w:t>
        </w:r>
      </w:ins>
      <w:del w:id="47" w:author="Graham Klyne" w:date="2013-07-18T09:05:00Z">
        <w:r w:rsidR="00353041" w:rsidDel="00C03851">
          <w:rPr>
            <w:lang w:val="en-US"/>
          </w:rPr>
          <w:delText>Regarding t</w:delText>
        </w:r>
      </w:del>
      <w:del w:id="48" w:author="Graham Klyne" w:date="2013-07-18T09:06:00Z">
        <w:r w:rsidR="00353041" w:rsidDel="00C03851">
          <w:rPr>
            <w:lang w:val="en-US"/>
          </w:rPr>
          <w:delText xml:space="preserve">he </w:delText>
        </w:r>
      </w:del>
      <w:r w:rsidR="00353041">
        <w:rPr>
          <w:lang w:val="en-US"/>
        </w:rPr>
        <w:t xml:space="preserve">quality evaluation of a </w:t>
      </w:r>
      <w:ins w:id="49" w:author="Graham Klyne" w:date="2013-07-18T09:04:00Z">
        <w:r>
          <w:rPr>
            <w:lang w:val="en-US"/>
          </w:rPr>
          <w:t>Research Object (</w:t>
        </w:r>
      </w:ins>
      <w:r w:rsidR="00353041">
        <w:rPr>
          <w:lang w:val="en-US"/>
        </w:rPr>
        <w:t>RO</w:t>
      </w:r>
      <w:ins w:id="50" w:author="Graham Klyne" w:date="2013-07-18T09:04:00Z">
        <w:r>
          <w:rPr>
            <w:lang w:val="en-US"/>
          </w:rPr>
          <w:t>)</w:t>
        </w:r>
      </w:ins>
      <w:ins w:id="51" w:author="Graham Klyne" w:date="2013-07-18T09:06:00Z">
        <w:r>
          <w:rPr>
            <w:lang w:val="en-US"/>
          </w:rPr>
          <w:t>, which</w:t>
        </w:r>
      </w:ins>
      <w:r w:rsidR="00353041">
        <w:rPr>
          <w:lang w:val="en-US"/>
        </w:rPr>
        <w:t xml:space="preserve"> </w:t>
      </w:r>
      <w:del w:id="52" w:author="Graham Klyne" w:date="2013-07-18T09:05:00Z">
        <w:r w:rsidR="00C50419" w:rsidDel="00C03851">
          <w:rPr>
            <w:lang w:val="en-US"/>
          </w:rPr>
          <w:delText xml:space="preserve">the </w:delText>
        </w:r>
        <w:r w:rsidR="00353041" w:rsidRPr="000455DE" w:rsidDel="00C03851">
          <w:rPr>
            <w:lang w:val="en-US"/>
          </w:rPr>
          <w:delText>updat</w:delText>
        </w:r>
        <w:r w:rsidR="00C50419" w:rsidDel="00C03851">
          <w:rPr>
            <w:lang w:val="en-US"/>
          </w:rPr>
          <w:delText>es on</w:delText>
        </w:r>
      </w:del>
      <w:ins w:id="53" w:author="Graham Klyne" w:date="2013-07-18T09:05:00Z">
        <w:r>
          <w:rPr>
            <w:lang w:val="en-US"/>
          </w:rPr>
          <w:t>has been driven by</w:t>
        </w:r>
      </w:ins>
      <w:r w:rsidR="00353041" w:rsidRPr="000455DE">
        <w:rPr>
          <w:lang w:val="en-US"/>
        </w:rPr>
        <w:t xml:space="preserve"> </w:t>
      </w:r>
      <w:del w:id="54" w:author="Graham Klyne" w:date="2013-07-18T09:05:00Z">
        <w:r w:rsidR="00353041" w:rsidRPr="000455DE" w:rsidDel="00C03851">
          <w:rPr>
            <w:lang w:val="en-US"/>
          </w:rPr>
          <w:delText xml:space="preserve">the two </w:delText>
        </w:r>
      </w:del>
      <w:del w:id="55" w:author="Graham Klyne" w:date="2013-07-18T09:06:00Z">
        <w:r w:rsidR="00353041" w:rsidRPr="000455DE" w:rsidDel="00C03851">
          <w:rPr>
            <w:lang w:val="en-US"/>
          </w:rPr>
          <w:delText xml:space="preserve">specific quality </w:delText>
        </w:r>
      </w:del>
      <w:del w:id="56" w:author="Graham Klyne" w:date="2013-07-18T09:08:00Z">
        <w:r w:rsidR="00353041" w:rsidRPr="000455DE" w:rsidDel="00C03851">
          <w:rPr>
            <w:lang w:val="en-US"/>
          </w:rPr>
          <w:delText>dimensions</w:delText>
        </w:r>
      </w:del>
      <w:ins w:id="57" w:author="Graham Klyne" w:date="2013-07-18T09:08:00Z">
        <w:r>
          <w:rPr>
            <w:lang w:val="en-US"/>
          </w:rPr>
          <w:t>evaluation of</w:t>
        </w:r>
      </w:ins>
      <w:r w:rsidR="00353041" w:rsidRPr="000455DE">
        <w:rPr>
          <w:lang w:val="en-US"/>
        </w:rPr>
        <w:t xml:space="preserve"> </w:t>
      </w:r>
      <w:del w:id="58" w:author="Graham Klyne" w:date="2013-07-18T09:06:00Z">
        <w:r w:rsidR="00353041" w:rsidRPr="000455DE" w:rsidDel="00C03851">
          <w:rPr>
            <w:lang w:val="en-US"/>
          </w:rPr>
          <w:delText xml:space="preserve">which were used to drive the design and implementation of </w:delText>
        </w:r>
        <w:r w:rsidR="00C50419" w:rsidDel="00C03851">
          <w:rPr>
            <w:lang w:val="en-US"/>
          </w:rPr>
          <w:delText>the</w:delText>
        </w:r>
        <w:r w:rsidR="00353041" w:rsidRPr="000455DE" w:rsidDel="00C03851">
          <w:rPr>
            <w:lang w:val="en-US"/>
          </w:rPr>
          <w:delText xml:space="preserve"> I&amp;A evaluation tool, na</w:delText>
        </w:r>
        <w:r w:rsidR="00C50419" w:rsidDel="00C03851">
          <w:rPr>
            <w:lang w:val="en-US"/>
          </w:rPr>
          <w:delText xml:space="preserve">mely </w:delText>
        </w:r>
      </w:del>
      <w:r w:rsidR="00C50419" w:rsidRPr="007C3AD8">
        <w:rPr>
          <w:b/>
          <w:lang w:val="en-US"/>
        </w:rPr>
        <w:t>completeness</w:t>
      </w:r>
      <w:r w:rsidR="00C50419">
        <w:rPr>
          <w:lang w:val="en-US"/>
        </w:rPr>
        <w:t xml:space="preserve"> and </w:t>
      </w:r>
      <w:r w:rsidR="00C50419" w:rsidRPr="007C3AD8">
        <w:rPr>
          <w:b/>
          <w:lang w:val="en-US"/>
        </w:rPr>
        <w:t>stability</w:t>
      </w:r>
      <w:del w:id="59" w:author="Graham Klyne" w:date="2013-07-18T09:08:00Z">
        <w:r w:rsidR="00C50419" w:rsidDel="00C03851">
          <w:rPr>
            <w:lang w:val="en-US"/>
          </w:rPr>
          <w:delText xml:space="preserve"> are </w:delText>
        </w:r>
        <w:r w:rsidR="004D38D7" w:rsidDel="00C03851">
          <w:rPr>
            <w:lang w:val="en-US"/>
          </w:rPr>
          <w:delText>described</w:delText>
        </w:r>
      </w:del>
      <w:r w:rsidR="00C50419">
        <w:rPr>
          <w:lang w:val="en-US"/>
        </w:rPr>
        <w:t>. Further</w:t>
      </w:r>
      <w:del w:id="60" w:author="Graham Klyne" w:date="2013-07-18T09:08:00Z">
        <w:r w:rsidR="00C50419" w:rsidDel="00C03851">
          <w:rPr>
            <w:lang w:val="en-US"/>
          </w:rPr>
          <w:delText>more</w:delText>
        </w:r>
      </w:del>
      <w:r w:rsidR="00C50419">
        <w:rPr>
          <w:lang w:val="en-US"/>
        </w:rPr>
        <w:t xml:space="preserve">, </w:t>
      </w:r>
      <w:del w:id="61" w:author="Graham Klyne" w:date="2013-07-18T09:10:00Z">
        <w:r w:rsidR="00C50419" w:rsidDel="00C03851">
          <w:rPr>
            <w:lang w:val="en-US"/>
          </w:rPr>
          <w:delText xml:space="preserve">the </w:delText>
        </w:r>
      </w:del>
      <w:ins w:id="62" w:author="Graham Klyne" w:date="2013-07-18T09:10:00Z">
        <w:r>
          <w:rPr>
            <w:lang w:val="en-US"/>
          </w:rPr>
          <w:t xml:space="preserve">we include a </w:t>
        </w:r>
      </w:ins>
      <w:r w:rsidR="00C50419">
        <w:rPr>
          <w:lang w:val="en-US"/>
        </w:rPr>
        <w:t>definition and implementation of</w:t>
      </w:r>
      <w:r w:rsidR="00353041" w:rsidRPr="000455DE">
        <w:rPr>
          <w:lang w:val="en-US"/>
        </w:rPr>
        <w:t xml:space="preserve"> </w:t>
      </w:r>
      <w:r w:rsidR="00C50419">
        <w:rPr>
          <w:lang w:val="en-US"/>
        </w:rPr>
        <w:t xml:space="preserve">a </w:t>
      </w:r>
      <w:r w:rsidR="00353041" w:rsidRPr="000455DE">
        <w:rPr>
          <w:lang w:val="en-US"/>
        </w:rPr>
        <w:t xml:space="preserve">new dimension </w:t>
      </w:r>
      <w:del w:id="63" w:author="Graham Klyne" w:date="2013-07-18T09:08:00Z">
        <w:r w:rsidR="00353041" w:rsidRPr="000455DE" w:rsidDel="00C03851">
          <w:rPr>
            <w:lang w:val="en-US"/>
          </w:rPr>
          <w:delText xml:space="preserve">so </w:delText>
        </w:r>
      </w:del>
      <w:r w:rsidR="00353041" w:rsidRPr="000455DE">
        <w:rPr>
          <w:lang w:val="en-US"/>
        </w:rPr>
        <w:t xml:space="preserve">called </w:t>
      </w:r>
      <w:r w:rsidR="00353041" w:rsidRPr="007C3AD8">
        <w:rPr>
          <w:b/>
          <w:lang w:val="en-US"/>
        </w:rPr>
        <w:t>reliability</w:t>
      </w:r>
      <w:del w:id="64" w:author="Graham Klyne" w:date="2013-07-18T09:08:00Z">
        <w:r w:rsidR="00353041" w:rsidRPr="000455DE" w:rsidDel="00C03851">
          <w:rPr>
            <w:lang w:val="en-US"/>
          </w:rPr>
          <w:delText xml:space="preserve"> </w:delText>
        </w:r>
      </w:del>
      <w:ins w:id="65" w:author="Graham Klyne" w:date="2013-07-18T09:08:00Z">
        <w:r>
          <w:rPr>
            <w:lang w:val="en-US"/>
          </w:rPr>
          <w:t xml:space="preserve">, </w:t>
        </w:r>
      </w:ins>
      <w:r w:rsidR="00353041" w:rsidRPr="000455DE">
        <w:rPr>
          <w:lang w:val="en-US"/>
        </w:rPr>
        <w:t xml:space="preserve">which </w:t>
      </w:r>
      <w:r w:rsidR="00C50419">
        <w:rPr>
          <w:lang w:val="en-US"/>
        </w:rPr>
        <w:t xml:space="preserve">makes use of </w:t>
      </w:r>
      <w:commentRangeStart w:id="66"/>
      <w:r w:rsidR="00353041" w:rsidRPr="000455DE">
        <w:rPr>
          <w:lang w:val="en-US"/>
        </w:rPr>
        <w:t>provenance</w:t>
      </w:r>
      <w:commentRangeEnd w:id="66"/>
      <w:r>
        <w:rPr>
          <w:rStyle w:val="CommentReference"/>
          <w:vanish/>
        </w:rPr>
        <w:commentReference w:id="66"/>
      </w:r>
      <w:r w:rsidR="00353041" w:rsidRPr="000455DE">
        <w:rPr>
          <w:lang w:val="en-US"/>
        </w:rPr>
        <w:t xml:space="preserve"> of </w:t>
      </w:r>
      <w:r w:rsidR="004D38D7">
        <w:rPr>
          <w:lang w:val="en-US"/>
        </w:rPr>
        <w:t>completeness</w:t>
      </w:r>
      <w:r w:rsidR="00353041" w:rsidRPr="000455DE">
        <w:rPr>
          <w:lang w:val="en-US"/>
        </w:rPr>
        <w:t xml:space="preserve"> information for providing a more user oriented and meaningful information</w:t>
      </w:r>
      <w:r w:rsidR="00353041">
        <w:rPr>
          <w:lang w:val="en-US"/>
        </w:rPr>
        <w:t xml:space="preserve"> regarding the quality of an RO</w:t>
      </w:r>
      <w:del w:id="67" w:author="Graham Klyne" w:date="2013-07-18T09:11:00Z">
        <w:r w:rsidR="00C50419" w:rsidDel="00C03851">
          <w:rPr>
            <w:lang w:val="en-US"/>
          </w:rPr>
          <w:delText xml:space="preserve"> is also included as part of the authenticity work</w:delText>
        </w:r>
      </w:del>
      <w:r w:rsidR="00C50419">
        <w:rPr>
          <w:lang w:val="en-US"/>
        </w:rPr>
        <w:t>.</w:t>
      </w:r>
      <w:del w:id="68" w:author="Graham Klyne" w:date="2013-07-18T09:11:00Z">
        <w:r w:rsidR="00C50419" w:rsidDel="00C03851">
          <w:rPr>
            <w:lang w:val="en-US"/>
          </w:rPr>
          <w:delText xml:space="preserve"> </w:delText>
        </w:r>
      </w:del>
    </w:p>
    <w:p w:rsidR="00353041" w:rsidRDefault="00C50419" w:rsidP="00353041">
      <w:pPr>
        <w:rPr>
          <w:lang w:val="en-US"/>
        </w:rPr>
      </w:pPr>
      <w:del w:id="69" w:author="Graham Klyne" w:date="2013-07-18T09:12:00Z">
        <w:r w:rsidDel="007876F2">
          <w:rPr>
            <w:lang w:val="en-US"/>
          </w:rPr>
          <w:delText xml:space="preserve">Another important </w:delText>
        </w:r>
        <w:r w:rsidR="00DE26DF" w:rsidDel="007876F2">
          <w:rPr>
            <w:lang w:val="en-US"/>
          </w:rPr>
          <w:delText>content</w:delText>
        </w:r>
        <w:r w:rsidDel="007876F2">
          <w:rPr>
            <w:lang w:val="en-US"/>
          </w:rPr>
          <w:delText xml:space="preserve"> of t</w:delText>
        </w:r>
      </w:del>
      <w:ins w:id="70" w:author="Graham Klyne" w:date="2013-07-18T09:12:00Z">
        <w:r w:rsidR="007876F2">
          <w:rPr>
            <w:lang w:val="en-US"/>
          </w:rPr>
          <w:t>T</w:t>
        </w:r>
      </w:ins>
      <w:r>
        <w:rPr>
          <w:lang w:val="en-US"/>
        </w:rPr>
        <w:t xml:space="preserve">his document </w:t>
      </w:r>
      <w:ins w:id="71" w:author="Graham Klyne" w:date="2013-07-18T09:12:00Z">
        <w:r w:rsidR="007876F2">
          <w:rPr>
            <w:lang w:val="en-US"/>
          </w:rPr>
          <w:t>also describes our</w:t>
        </w:r>
      </w:ins>
      <w:del w:id="72" w:author="Graham Klyne" w:date="2013-07-18T09:12:00Z">
        <w:r w:rsidDel="007876F2">
          <w:rPr>
            <w:lang w:val="en-US"/>
          </w:rPr>
          <w:delText>is</w:delText>
        </w:r>
      </w:del>
      <w:r>
        <w:rPr>
          <w:lang w:val="en-US"/>
        </w:rPr>
        <w:t xml:space="preserve"> </w:t>
      </w:r>
      <w:del w:id="73" w:author="Graham Klyne" w:date="2013-07-18T09:12:00Z">
        <w:r w:rsidR="00353041" w:rsidDel="007876F2">
          <w:rPr>
            <w:lang w:val="en-US"/>
          </w:rPr>
          <w:delText xml:space="preserve">the </w:delText>
        </w:r>
      </w:del>
      <w:r w:rsidRPr="007C3AD8">
        <w:rPr>
          <w:b/>
          <w:lang w:val="en-US"/>
        </w:rPr>
        <w:t>provenance</w:t>
      </w:r>
      <w:r>
        <w:rPr>
          <w:lang w:val="en-US"/>
        </w:rPr>
        <w:t xml:space="preserve"> </w:t>
      </w:r>
      <w:r w:rsidRPr="007C3AD8">
        <w:rPr>
          <w:b/>
          <w:lang w:val="en-US"/>
        </w:rPr>
        <w:t>work</w:t>
      </w:r>
      <w:r w:rsidR="00353041">
        <w:rPr>
          <w:lang w:val="en-US"/>
        </w:rPr>
        <w:t xml:space="preserve"> </w:t>
      </w:r>
      <w:del w:id="74" w:author="Graham Klyne" w:date="2013-07-18T09:12:00Z">
        <w:r w:rsidR="00353041" w:rsidDel="007876F2">
          <w:rPr>
            <w:lang w:val="en-US"/>
          </w:rPr>
          <w:delText>where</w:delText>
        </w:r>
      </w:del>
      <w:ins w:id="75" w:author="Graham Klyne" w:date="2013-07-18T09:12:00Z">
        <w:r w:rsidR="007876F2">
          <w:rPr>
            <w:lang w:val="en-US"/>
          </w:rPr>
          <w:t>in which</w:t>
        </w:r>
      </w:ins>
      <w:r w:rsidR="00353041">
        <w:rPr>
          <w:lang w:val="en-US"/>
        </w:rPr>
        <w:t xml:space="preserve"> </w:t>
      </w:r>
      <w:del w:id="76" w:author="Graham Klyne" w:date="2013-07-18T09:11:00Z">
        <w:r w:rsidR="00353041" w:rsidDel="007876F2">
          <w:rPr>
            <w:lang w:val="en-US"/>
          </w:rPr>
          <w:delText>the strongest effort has been put on</w:delText>
        </w:r>
      </w:del>
      <w:ins w:id="77" w:author="Graham Klyne" w:date="2013-07-18T09:11:00Z">
        <w:r w:rsidR="007876F2">
          <w:rPr>
            <w:lang w:val="en-US"/>
          </w:rPr>
          <w:t>we have made substantial contributions to</w:t>
        </w:r>
      </w:ins>
      <w:r w:rsidR="00353041">
        <w:rPr>
          <w:lang w:val="en-US"/>
        </w:rPr>
        <w:t xml:space="preserve"> the </w:t>
      </w:r>
      <w:r w:rsidR="00353041" w:rsidRPr="007C3AD8">
        <w:rPr>
          <w:b/>
          <w:lang w:val="en-US"/>
        </w:rPr>
        <w:t xml:space="preserve">standardization of provenance in the </w:t>
      </w:r>
      <w:hyperlink r:id="rId15" w:tooltip="The World Wide Web Consortium (W3C)" w:history="1">
        <w:r w:rsidR="00353041" w:rsidRPr="007C3AD8">
          <w:rPr>
            <w:b/>
          </w:rPr>
          <w:t>World Wide Web Consortium (W3C)</w:t>
        </w:r>
      </w:hyperlink>
      <w:ins w:id="78" w:author="Graham Klyne" w:date="2013-07-18T09:12:00Z">
        <w:r w:rsidR="007876F2">
          <w:t>,</w:t>
        </w:r>
      </w:ins>
      <w:r w:rsidR="00353041" w:rsidRPr="00586A37">
        <w:t xml:space="preserve"> and </w:t>
      </w:r>
      <w:del w:id="79" w:author="Graham Klyne" w:date="2013-07-18T09:12:00Z">
        <w:r w:rsidR="00353041" w:rsidRPr="00586A37" w:rsidDel="007876F2">
          <w:delText xml:space="preserve">on </w:delText>
        </w:r>
        <w:r w:rsidR="00353041" w:rsidDel="007876F2">
          <w:rPr>
            <w:lang w:val="en-US"/>
          </w:rPr>
          <w:delText xml:space="preserve">the </w:delText>
        </w:r>
      </w:del>
      <w:ins w:id="80" w:author="Graham Klyne" w:date="2013-07-18T09:12:00Z">
        <w:r w:rsidR="007876F2">
          <w:t xml:space="preserve">have </w:t>
        </w:r>
      </w:ins>
      <w:del w:id="81" w:author="Graham Klyne" w:date="2013-07-18T09:12:00Z">
        <w:r w:rsidR="00353041" w:rsidDel="007876F2">
          <w:rPr>
            <w:lang w:val="en-US"/>
          </w:rPr>
          <w:delText xml:space="preserve">creation </w:delText>
        </w:r>
      </w:del>
      <w:ins w:id="82" w:author="Graham Klyne" w:date="2013-07-18T09:12:00Z">
        <w:r w:rsidR="007876F2">
          <w:rPr>
            <w:lang w:val="en-US"/>
          </w:rPr>
          <w:t xml:space="preserve">created </w:t>
        </w:r>
      </w:ins>
      <w:del w:id="83" w:author="Graham Klyne" w:date="2013-07-18T09:12:00Z">
        <w:r w:rsidR="00353041" w:rsidDel="007876F2">
          <w:rPr>
            <w:lang w:val="en-US"/>
          </w:rPr>
          <w:delText xml:space="preserve">of </w:delText>
        </w:r>
      </w:del>
      <w:r w:rsidR="00353041" w:rsidRPr="000455DE">
        <w:rPr>
          <w:lang w:val="en-US"/>
        </w:rPr>
        <w:t xml:space="preserve">a </w:t>
      </w:r>
      <w:del w:id="84" w:author="Graham Klyne" w:date="2013-07-18T09:13:00Z">
        <w:r w:rsidR="00353041" w:rsidRPr="000455DE" w:rsidDel="007876F2">
          <w:rPr>
            <w:lang w:val="en-US"/>
          </w:rPr>
          <w:delText xml:space="preserve">big </w:delText>
        </w:r>
      </w:del>
      <w:ins w:id="85" w:author="Graham Klyne" w:date="2013-07-18T09:13:00Z">
        <w:r w:rsidR="007876F2">
          <w:rPr>
            <w:lang w:val="en-US"/>
          </w:rPr>
          <w:t>significant</w:t>
        </w:r>
        <w:r w:rsidR="007876F2" w:rsidRPr="000455DE">
          <w:rPr>
            <w:lang w:val="en-US"/>
          </w:rPr>
          <w:t xml:space="preserve"> </w:t>
        </w:r>
      </w:ins>
      <w:r w:rsidR="00353041" w:rsidRPr="000455DE">
        <w:rPr>
          <w:lang w:val="en-US"/>
        </w:rPr>
        <w:t>corpus of provenance</w:t>
      </w:r>
      <w:ins w:id="86" w:author="Graham Klyne" w:date="2013-07-18T09:13:00Z">
        <w:r w:rsidR="007876F2">
          <w:rPr>
            <w:lang w:val="en-US"/>
          </w:rPr>
          <w:t xml:space="preserve"> data</w:t>
        </w:r>
      </w:ins>
      <w:r w:rsidR="00353041" w:rsidRPr="000455DE">
        <w:rPr>
          <w:lang w:val="en-US"/>
        </w:rPr>
        <w:t xml:space="preserve">, </w:t>
      </w:r>
      <w:del w:id="87" w:author="Graham Klyne" w:date="2013-07-18T09:13:00Z">
        <w:r w:rsidR="00353041" w:rsidRPr="000455DE" w:rsidDel="007876F2">
          <w:rPr>
            <w:lang w:val="en-US"/>
          </w:rPr>
          <w:delText xml:space="preserve">so </w:delText>
        </w:r>
      </w:del>
      <w:r w:rsidR="00353041" w:rsidRPr="000455DE">
        <w:rPr>
          <w:lang w:val="en-US"/>
        </w:rPr>
        <w:t xml:space="preserve">called </w:t>
      </w:r>
      <w:r w:rsidR="00A50CC8" w:rsidRPr="007C3AD8">
        <w:rPr>
          <w:b/>
          <w:lang w:val="en-US"/>
        </w:rPr>
        <w:t>ProvBench</w:t>
      </w:r>
      <w:r w:rsidR="00353041" w:rsidRPr="000455DE">
        <w:rPr>
          <w:lang w:val="en-US"/>
        </w:rPr>
        <w:t xml:space="preserve">, </w:t>
      </w:r>
      <w:r w:rsidR="00DE26DF">
        <w:rPr>
          <w:lang w:val="en-US"/>
        </w:rPr>
        <w:t>which</w:t>
      </w:r>
      <w:r w:rsidR="00353041" w:rsidRPr="000455DE">
        <w:rPr>
          <w:lang w:val="en-US"/>
        </w:rPr>
        <w:t xml:space="preserve"> </w:t>
      </w:r>
      <w:r w:rsidR="00DE26DF">
        <w:rPr>
          <w:lang w:val="en-US"/>
        </w:rPr>
        <w:t xml:space="preserve">makes use of </w:t>
      </w:r>
      <w:ins w:id="88" w:author="Graham Klyne" w:date="2013-07-18T09:15:00Z">
        <w:r w:rsidR="007876F2">
          <w:rPr>
            <w:lang w:val="en-US"/>
          </w:rPr>
          <w:t xml:space="preserve">standard </w:t>
        </w:r>
      </w:ins>
      <w:commentRangeStart w:id="89"/>
      <w:del w:id="90" w:author="Graham Klyne" w:date="2013-07-18T09:13:00Z">
        <w:r w:rsidR="00DE26DF" w:rsidDel="007876F2">
          <w:rPr>
            <w:lang w:val="en-US"/>
          </w:rPr>
          <w:delText xml:space="preserve">wfprov </w:delText>
        </w:r>
      </w:del>
      <w:ins w:id="91" w:author="Graham Klyne" w:date="2013-07-18T09:13:00Z">
        <w:r w:rsidR="007876F2">
          <w:rPr>
            <w:lang w:val="en-US"/>
          </w:rPr>
          <w:t xml:space="preserve">provenance </w:t>
        </w:r>
      </w:ins>
      <w:del w:id="92" w:author="Graham Klyne" w:date="2013-07-18T09:13:00Z">
        <w:r w:rsidR="00DE26DF" w:rsidDel="007876F2">
          <w:rPr>
            <w:lang w:val="en-US"/>
          </w:rPr>
          <w:delText xml:space="preserve">ontology </w:delText>
        </w:r>
      </w:del>
      <w:ins w:id="93" w:author="Graham Klyne" w:date="2013-07-18T09:13:00Z">
        <w:r w:rsidR="007876F2">
          <w:rPr>
            <w:lang w:val="en-US"/>
          </w:rPr>
          <w:t>ontologies</w:t>
        </w:r>
      </w:ins>
      <w:ins w:id="94" w:author="Graham Klyne" w:date="2013-07-18T09:15:00Z">
        <w:r w:rsidR="007876F2">
          <w:rPr>
            <w:lang w:val="en-US"/>
          </w:rPr>
          <w:t>, projectspecific refinements of these,</w:t>
        </w:r>
      </w:ins>
      <w:ins w:id="95" w:author="Graham Klyne" w:date="2013-07-18T09:13:00Z">
        <w:r w:rsidR="007876F2">
          <w:rPr>
            <w:lang w:val="en-US"/>
          </w:rPr>
          <w:t xml:space="preserve"> </w:t>
        </w:r>
      </w:ins>
      <w:commentRangeEnd w:id="89"/>
      <w:r w:rsidR="007876F2">
        <w:rPr>
          <w:rStyle w:val="CommentReference"/>
          <w:vanish/>
        </w:rPr>
        <w:commentReference w:id="89"/>
      </w:r>
      <w:r w:rsidR="00DE26DF">
        <w:rPr>
          <w:lang w:val="en-US"/>
        </w:rPr>
        <w:t xml:space="preserve">and updated provenance exporting </w:t>
      </w:r>
      <w:r w:rsidR="00353041" w:rsidRPr="000455DE">
        <w:rPr>
          <w:lang w:val="en-US"/>
        </w:rPr>
        <w:t xml:space="preserve">plugins </w:t>
      </w:r>
      <w:r w:rsidR="00353041">
        <w:rPr>
          <w:lang w:val="en-US"/>
        </w:rPr>
        <w:t xml:space="preserve">initially </w:t>
      </w:r>
      <w:r w:rsidR="00353041" w:rsidRPr="000455DE">
        <w:rPr>
          <w:lang w:val="en-US"/>
        </w:rPr>
        <w:t>implemented during the Phase I</w:t>
      </w:r>
      <w:r w:rsidR="00353041">
        <w:rPr>
          <w:lang w:val="en-US"/>
        </w:rPr>
        <w:t>.</w:t>
      </w:r>
    </w:p>
    <w:p w:rsidR="00353041" w:rsidRDefault="00353041" w:rsidP="00353041">
      <w:pPr>
        <w:rPr>
          <w:lang w:val="en-US"/>
        </w:rPr>
      </w:pPr>
      <w:del w:id="96" w:author="Graham Klyne" w:date="2013-07-18T09:15:00Z">
        <w:r w:rsidDel="007876F2">
          <w:rPr>
            <w:lang w:val="en-US"/>
          </w:rPr>
          <w:delText>Last</w:delText>
        </w:r>
      </w:del>
      <w:ins w:id="97" w:author="Graham Klyne" w:date="2013-07-18T09:15:00Z">
        <w:r w:rsidR="007876F2">
          <w:rPr>
            <w:lang w:val="en-US"/>
          </w:rPr>
          <w:t>Finally</w:t>
        </w:r>
      </w:ins>
      <w:r>
        <w:rPr>
          <w:lang w:val="en-US"/>
        </w:rPr>
        <w:t>, some updates on the current design and</w:t>
      </w:r>
      <w:r w:rsidRPr="000455DE">
        <w:rPr>
          <w:lang w:val="en-US"/>
        </w:rPr>
        <w:t xml:space="preserve"> implementation of </w:t>
      </w:r>
      <w:r>
        <w:rPr>
          <w:lang w:val="en-US"/>
        </w:rPr>
        <w:t xml:space="preserve">the </w:t>
      </w:r>
      <w:r w:rsidRPr="000455DE">
        <w:rPr>
          <w:lang w:val="en-US"/>
        </w:rPr>
        <w:t>dimensions</w:t>
      </w:r>
      <w:r>
        <w:rPr>
          <w:lang w:val="en-US"/>
        </w:rPr>
        <w:t xml:space="preserve"> completeness, stability, and reliability are presented highlighting the</w:t>
      </w:r>
      <w:r w:rsidR="00DE26DF">
        <w:rPr>
          <w:lang w:val="en-US"/>
        </w:rPr>
        <w:t>ir</w:t>
      </w:r>
      <w:r>
        <w:rPr>
          <w:lang w:val="en-US"/>
        </w:rPr>
        <w:t xml:space="preserve"> improvements, their APIs, and</w:t>
      </w:r>
      <w:r w:rsidR="00DE26DF">
        <w:rPr>
          <w:lang w:val="en-US"/>
        </w:rPr>
        <w:t xml:space="preserve"> the tools which have been built</w:t>
      </w:r>
      <w:r>
        <w:rPr>
          <w:lang w:val="en-US"/>
        </w:rPr>
        <w:t xml:space="preserve"> </w:t>
      </w:r>
      <w:commentRangeStart w:id="98"/>
      <w:del w:id="99" w:author="Graham Klyne" w:date="2013-07-18T09:18:00Z">
        <w:r w:rsidR="00DE26DF" w:rsidDel="007876F2">
          <w:rPr>
            <w:lang w:val="en-US"/>
          </w:rPr>
          <w:delText xml:space="preserve">on top of </w:delText>
        </w:r>
        <w:r w:rsidDel="007876F2">
          <w:rPr>
            <w:lang w:val="en-US"/>
          </w:rPr>
          <w:delText xml:space="preserve">them to </w:delText>
        </w:r>
        <w:r w:rsidR="00DE26DF" w:rsidDel="007876F2">
          <w:rPr>
            <w:lang w:val="en-US"/>
          </w:rPr>
          <w:delText>use its</w:delText>
        </w:r>
      </w:del>
      <w:ins w:id="100" w:author="Graham Klyne" w:date="2013-07-18T09:18:00Z">
        <w:r w:rsidR="007876F2">
          <w:rPr>
            <w:lang w:val="en-US"/>
          </w:rPr>
          <w:t>using these ideas to enhance</w:t>
        </w:r>
      </w:ins>
      <w:r w:rsidR="00DE26DF">
        <w:rPr>
          <w:lang w:val="en-US"/>
        </w:rPr>
        <w:t xml:space="preserve"> </w:t>
      </w:r>
      <w:commentRangeEnd w:id="98"/>
      <w:r w:rsidR="007876F2">
        <w:rPr>
          <w:rStyle w:val="CommentReference"/>
          <w:vanish/>
        </w:rPr>
        <w:commentReference w:id="98"/>
      </w:r>
      <w:r w:rsidR="00DE26DF">
        <w:rPr>
          <w:lang w:val="en-US"/>
        </w:rPr>
        <w:t xml:space="preserve">functionalities within Wf4Ever portal. </w:t>
      </w:r>
    </w:p>
    <w:p w:rsidR="00AC67EB" w:rsidRPr="00586A37" w:rsidRDefault="00AC67EB" w:rsidP="00353041">
      <w:pPr>
        <w:rPr>
          <w:lang w:val="en-US"/>
        </w:rPr>
      </w:pPr>
      <w:r>
        <w:rPr>
          <w:lang w:val="en-US"/>
        </w:rPr>
        <w:t xml:space="preserve">This deliverable should be read together with </w:t>
      </w:r>
      <w:r w:rsidR="006A6E39">
        <w:rPr>
          <w:lang w:val="en-US"/>
        </w:rPr>
        <w:t>D1.4</w:t>
      </w:r>
      <w:r w:rsidR="00F044D5">
        <w:rPr>
          <w:lang w:val="en-US"/>
        </w:rPr>
        <w:t>v2</w:t>
      </w:r>
      <w:r w:rsidR="006A6E39">
        <w:rPr>
          <w:lang w:val="en-US"/>
        </w:rPr>
        <w:t>,</w:t>
      </w:r>
      <w:r w:rsidR="00DE26DF">
        <w:rPr>
          <w:lang w:val="en-US"/>
        </w:rPr>
        <w:t xml:space="preserve"> D2.2v2, D3.2v2,</w:t>
      </w:r>
      <w:r w:rsidR="006A6E39">
        <w:rPr>
          <w:lang w:val="en-US"/>
        </w:rPr>
        <w:t xml:space="preserve"> </w:t>
      </w:r>
      <w:r w:rsidR="00DE26DF">
        <w:rPr>
          <w:lang w:val="en-US"/>
        </w:rPr>
        <w:t xml:space="preserve">and </w:t>
      </w:r>
      <w:r>
        <w:rPr>
          <w:lang w:val="en-US"/>
        </w:rPr>
        <w:t>D</w:t>
      </w:r>
      <w:r w:rsidR="006A6E39">
        <w:rPr>
          <w:lang w:val="en-US"/>
        </w:rPr>
        <w:t>4.2v1</w:t>
      </w:r>
      <w:r w:rsidR="00F044D5">
        <w:rPr>
          <w:lang w:val="en-US"/>
        </w:rPr>
        <w:t xml:space="preserve"> </w:t>
      </w:r>
      <w:r w:rsidR="00F044D5" w:rsidRPr="00F044D5">
        <w:rPr>
          <w:lang w:val="en-US"/>
        </w:rPr>
        <w:t>in order to obtain a complete overview of the current state of the compo</w:t>
      </w:r>
      <w:r w:rsidR="00CA0842">
        <w:rPr>
          <w:lang w:val="en-US"/>
        </w:rPr>
        <w:t>nents implemented during phase II</w:t>
      </w:r>
      <w:r w:rsidR="00F044D5" w:rsidRPr="00F044D5">
        <w:rPr>
          <w:lang w:val="en-US"/>
        </w:rPr>
        <w:t xml:space="preserve"> of </w:t>
      </w:r>
      <w:ins w:id="101" w:author="Graham Klyne" w:date="2013-07-18T09:19:00Z">
        <w:r w:rsidR="007876F2">
          <w:rPr>
            <w:lang w:val="en-US"/>
          </w:rPr>
          <w:t xml:space="preserve">the </w:t>
        </w:r>
      </w:ins>
      <w:r w:rsidR="00F044D5" w:rsidRPr="00F044D5">
        <w:rPr>
          <w:lang w:val="en-US"/>
        </w:rPr>
        <w:t>Wf4Ever</w:t>
      </w:r>
      <w:ins w:id="102" w:author="Graham Klyne" w:date="2013-07-18T09:19:00Z">
        <w:r w:rsidR="007876F2">
          <w:rPr>
            <w:lang w:val="en-US"/>
          </w:rPr>
          <w:t xml:space="preserve"> project</w:t>
        </w:r>
      </w:ins>
      <w:r w:rsidR="00F044D5" w:rsidRPr="00F044D5">
        <w:rPr>
          <w:lang w:val="en-US"/>
        </w:rPr>
        <w:t>.</w:t>
      </w:r>
    </w:p>
    <w:p w:rsidR="00E95CE0" w:rsidRPr="00ED1143" w:rsidRDefault="00E95CE0" w:rsidP="003D3B22">
      <w:pPr>
        <w:pStyle w:val="Titulo1sin"/>
        <w:numPr>
          <w:ilvl w:val="0"/>
          <w:numId w:val="0"/>
        </w:numPr>
        <w:spacing w:line="360" w:lineRule="auto"/>
      </w:pPr>
      <w:bookmarkStart w:id="103" w:name="_Toc361755184"/>
      <w:r w:rsidRPr="00ED1143">
        <w:t>Table of contents</w:t>
      </w:r>
      <w:bookmarkEnd w:id="103"/>
    </w:p>
    <w:p w:rsidR="00322866" w:rsidRDefault="005545A4">
      <w:pPr>
        <w:pStyle w:val="TOC1"/>
        <w:rPr>
          <w:rFonts w:asciiTheme="minorHAnsi" w:eastAsiaTheme="minorEastAsia" w:hAnsiTheme="minorHAnsi" w:cstheme="minorBidi"/>
          <w:b w:val="0"/>
          <w:sz w:val="22"/>
          <w:lang w:val="es-ES" w:eastAsia="es-ES"/>
        </w:rPr>
      </w:pPr>
      <w:r w:rsidRPr="005545A4">
        <w:fldChar w:fldCharType="begin"/>
      </w:r>
      <w:r w:rsidR="00E95CE0" w:rsidRPr="00ED1143">
        <w:instrText xml:space="preserve"> TOC \o "1-5" \h \z \u </w:instrText>
      </w:r>
      <w:r w:rsidRPr="005545A4">
        <w:fldChar w:fldCharType="separate"/>
      </w:r>
      <w:hyperlink w:anchor="_Toc361755181" w:history="1">
        <w:r w:rsidR="00322866" w:rsidRPr="00402684">
          <w:rPr>
            <w:rStyle w:val="Hyperlink"/>
          </w:rPr>
          <w:t>Wf4Ever Consortium</w:t>
        </w:r>
        <w:r w:rsidR="00322866">
          <w:rPr>
            <w:webHidden/>
          </w:rPr>
          <w:tab/>
        </w:r>
        <w:r>
          <w:rPr>
            <w:webHidden/>
          </w:rPr>
          <w:fldChar w:fldCharType="begin"/>
        </w:r>
        <w:r w:rsidR="00322866">
          <w:rPr>
            <w:webHidden/>
          </w:rPr>
          <w:instrText xml:space="preserve"> PAGEREF _Toc361755181 \h </w:instrText>
        </w:r>
        <w:r>
          <w:rPr>
            <w:webHidden/>
          </w:rPr>
          <w:fldChar w:fldCharType="separate"/>
        </w:r>
        <w:r w:rsidR="00322866">
          <w:rPr>
            <w:webHidden/>
          </w:rPr>
          <w:t>3</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2" w:history="1">
        <w:r w:rsidR="00322866" w:rsidRPr="00402684">
          <w:rPr>
            <w:rStyle w:val="Hyperlink"/>
          </w:rPr>
          <w:t>Change Log</w:t>
        </w:r>
        <w:r w:rsidR="00322866">
          <w:rPr>
            <w:webHidden/>
          </w:rPr>
          <w:tab/>
        </w:r>
        <w:r>
          <w:rPr>
            <w:webHidden/>
          </w:rPr>
          <w:fldChar w:fldCharType="begin"/>
        </w:r>
        <w:r w:rsidR="00322866">
          <w:rPr>
            <w:webHidden/>
          </w:rPr>
          <w:instrText xml:space="preserve"> PAGEREF _Toc361755182 \h </w:instrText>
        </w:r>
        <w:r>
          <w:rPr>
            <w:webHidden/>
          </w:rPr>
          <w:fldChar w:fldCharType="separate"/>
        </w:r>
        <w:r w:rsidR="00322866">
          <w:rPr>
            <w:webHidden/>
          </w:rPr>
          <w:t>4</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3" w:history="1">
        <w:r w:rsidR="00322866" w:rsidRPr="00402684">
          <w:rPr>
            <w:rStyle w:val="Hyperlink"/>
          </w:rPr>
          <w:t>Executive Summary</w:t>
        </w:r>
        <w:r w:rsidR="00322866">
          <w:rPr>
            <w:webHidden/>
          </w:rPr>
          <w:tab/>
        </w:r>
        <w:r>
          <w:rPr>
            <w:webHidden/>
          </w:rPr>
          <w:fldChar w:fldCharType="begin"/>
        </w:r>
        <w:r w:rsidR="00322866">
          <w:rPr>
            <w:webHidden/>
          </w:rPr>
          <w:instrText xml:space="preserve"> PAGEREF _Toc361755183 \h </w:instrText>
        </w:r>
        <w:r>
          <w:rPr>
            <w:webHidden/>
          </w:rPr>
          <w:fldChar w:fldCharType="separate"/>
        </w:r>
        <w:r w:rsidR="00322866">
          <w:rPr>
            <w:webHidden/>
          </w:rPr>
          <w:t>5</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4" w:history="1">
        <w:r w:rsidR="00322866" w:rsidRPr="00402684">
          <w:rPr>
            <w:rStyle w:val="Hyperlink"/>
          </w:rPr>
          <w:t>Table of contents</w:t>
        </w:r>
        <w:r w:rsidR="00322866">
          <w:rPr>
            <w:webHidden/>
          </w:rPr>
          <w:tab/>
        </w:r>
        <w:r>
          <w:rPr>
            <w:webHidden/>
          </w:rPr>
          <w:fldChar w:fldCharType="begin"/>
        </w:r>
        <w:r w:rsidR="00322866">
          <w:rPr>
            <w:webHidden/>
          </w:rPr>
          <w:instrText xml:space="preserve"> PAGEREF _Toc361755184 \h </w:instrText>
        </w:r>
        <w:r>
          <w:rPr>
            <w:webHidden/>
          </w:rPr>
          <w:fldChar w:fldCharType="separate"/>
        </w:r>
        <w:r w:rsidR="00322866">
          <w:rPr>
            <w:webHidden/>
          </w:rPr>
          <w:t>6</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5" w:history="1">
        <w:r w:rsidR="00322866" w:rsidRPr="00402684">
          <w:rPr>
            <w:rStyle w:val="Hyperlink"/>
          </w:rPr>
          <w:t>List of Figures</w:t>
        </w:r>
        <w:r w:rsidR="00322866">
          <w:rPr>
            <w:webHidden/>
          </w:rPr>
          <w:tab/>
        </w:r>
        <w:r>
          <w:rPr>
            <w:webHidden/>
          </w:rPr>
          <w:fldChar w:fldCharType="begin"/>
        </w:r>
        <w:r w:rsidR="00322866">
          <w:rPr>
            <w:webHidden/>
          </w:rPr>
          <w:instrText xml:space="preserve"> PAGEREF _Toc361755185 \h </w:instrText>
        </w:r>
        <w:r>
          <w:rPr>
            <w:webHidden/>
          </w:rPr>
          <w:fldChar w:fldCharType="separate"/>
        </w:r>
        <w:r w:rsidR="00322866">
          <w:rPr>
            <w:webHidden/>
          </w:rPr>
          <w:t>8</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6" w:history="1">
        <w:r w:rsidR="00322866" w:rsidRPr="00402684">
          <w:rPr>
            <w:rStyle w:val="Hyperlink"/>
          </w:rPr>
          <w:t>1</w:t>
        </w:r>
        <w:r w:rsidR="00322866">
          <w:rPr>
            <w:rFonts w:asciiTheme="minorHAnsi" w:eastAsiaTheme="minorEastAsia" w:hAnsiTheme="minorHAnsi" w:cstheme="minorBidi"/>
            <w:b w:val="0"/>
            <w:sz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_Toc361755186 \h </w:instrText>
        </w:r>
        <w:r>
          <w:rPr>
            <w:webHidden/>
          </w:rPr>
          <w:fldChar w:fldCharType="separate"/>
        </w:r>
        <w:r w:rsidR="00322866">
          <w:rPr>
            <w:webHidden/>
          </w:rPr>
          <w:t>9</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87" w:history="1">
        <w:r w:rsidR="00322866" w:rsidRPr="00402684">
          <w:rPr>
            <w:rStyle w:val="Hyperlink"/>
          </w:rPr>
          <w:t>1.1</w:t>
        </w:r>
        <w:r w:rsidR="00322866">
          <w:rPr>
            <w:rFonts w:asciiTheme="minorHAnsi" w:eastAsiaTheme="minorEastAsia" w:hAnsiTheme="minorHAnsi" w:cstheme="minorBidi"/>
            <w:sz w:val="22"/>
            <w:szCs w:val="22"/>
            <w:lang w:val="es-ES" w:eastAsia="es-ES"/>
          </w:rPr>
          <w:tab/>
        </w:r>
        <w:r w:rsidR="00322866" w:rsidRPr="00402684">
          <w:rPr>
            <w:rStyle w:val="Hyperlink"/>
          </w:rPr>
          <w:t>Technical Context</w:t>
        </w:r>
        <w:r w:rsidR="00322866">
          <w:rPr>
            <w:webHidden/>
          </w:rPr>
          <w:tab/>
        </w:r>
        <w:r>
          <w:rPr>
            <w:webHidden/>
          </w:rPr>
          <w:fldChar w:fldCharType="begin"/>
        </w:r>
        <w:r w:rsidR="00322866">
          <w:rPr>
            <w:webHidden/>
          </w:rPr>
          <w:instrText xml:space="preserve"> PAGEREF _Toc361755187 \h </w:instrText>
        </w:r>
        <w:r>
          <w:rPr>
            <w:webHidden/>
          </w:rPr>
          <w:fldChar w:fldCharType="separate"/>
        </w:r>
        <w:r w:rsidR="00322866">
          <w:rPr>
            <w:webHidden/>
          </w:rPr>
          <w:t>10</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88" w:history="1">
        <w:r w:rsidR="00322866" w:rsidRPr="00402684">
          <w:rPr>
            <w:rStyle w:val="Hyperlink"/>
          </w:rPr>
          <w:t>1.2</w:t>
        </w:r>
        <w:r w:rsidR="00322866">
          <w:rPr>
            <w:rFonts w:asciiTheme="minorHAnsi" w:eastAsiaTheme="minorEastAsia" w:hAnsiTheme="minorHAnsi" w:cstheme="minorBidi"/>
            <w:sz w:val="22"/>
            <w:szCs w:val="22"/>
            <w:lang w:val="es-ES" w:eastAsia="es-ES"/>
          </w:rPr>
          <w:tab/>
        </w:r>
        <w:r w:rsidR="00322866" w:rsidRPr="00402684">
          <w:rPr>
            <w:rStyle w:val="Hyperlink"/>
          </w:rPr>
          <w:t>Relation with Other WPs</w:t>
        </w:r>
        <w:r w:rsidR="00322866">
          <w:rPr>
            <w:webHidden/>
          </w:rPr>
          <w:tab/>
        </w:r>
        <w:r>
          <w:rPr>
            <w:webHidden/>
          </w:rPr>
          <w:fldChar w:fldCharType="begin"/>
        </w:r>
        <w:r w:rsidR="00322866">
          <w:rPr>
            <w:webHidden/>
          </w:rPr>
          <w:instrText xml:space="preserve"> PAGEREF _Toc361755188 \h </w:instrText>
        </w:r>
        <w:r>
          <w:rPr>
            <w:webHidden/>
          </w:rPr>
          <w:fldChar w:fldCharType="separate"/>
        </w:r>
        <w:r w:rsidR="00322866">
          <w:rPr>
            <w:webHidden/>
          </w:rPr>
          <w:t>11</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89" w:history="1">
        <w:r w:rsidR="00322866" w:rsidRPr="00402684">
          <w:rPr>
            <w:rStyle w:val="Hyperlink"/>
          </w:rPr>
          <w:t>2</w:t>
        </w:r>
        <w:r w:rsidR="00322866">
          <w:rPr>
            <w:rFonts w:asciiTheme="minorHAnsi" w:eastAsiaTheme="minorEastAsia" w:hAnsiTheme="minorHAnsi" w:cstheme="minorBidi"/>
            <w:b w:val="0"/>
            <w:sz w:val="22"/>
            <w:lang w:val="es-ES" w:eastAsia="es-ES"/>
          </w:rPr>
          <w:tab/>
        </w:r>
        <w:r w:rsidR="00322866" w:rsidRPr="00402684">
          <w:rPr>
            <w:rStyle w:val="Hyperlink"/>
          </w:rPr>
          <w:t>Provenance</w:t>
        </w:r>
        <w:r w:rsidR="00322866">
          <w:rPr>
            <w:webHidden/>
          </w:rPr>
          <w:tab/>
        </w:r>
        <w:r>
          <w:rPr>
            <w:webHidden/>
          </w:rPr>
          <w:fldChar w:fldCharType="begin"/>
        </w:r>
        <w:r w:rsidR="00322866">
          <w:rPr>
            <w:webHidden/>
          </w:rPr>
          <w:instrText xml:space="preserve"> PAGEREF _Toc361755189 \h </w:instrText>
        </w:r>
        <w:r>
          <w:rPr>
            <w:webHidden/>
          </w:rPr>
          <w:fldChar w:fldCharType="separate"/>
        </w:r>
        <w:r w:rsidR="00322866">
          <w:rPr>
            <w:webHidden/>
          </w:rPr>
          <w:t>12</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0" w:history="1">
        <w:r w:rsidR="00322866" w:rsidRPr="00402684">
          <w:rPr>
            <w:rStyle w:val="Hyperlink"/>
          </w:rPr>
          <w:t>2.1</w:t>
        </w:r>
        <w:r w:rsidR="00322866">
          <w:rPr>
            <w:rFonts w:asciiTheme="minorHAnsi" w:eastAsiaTheme="minorEastAsia" w:hAnsiTheme="minorHAnsi" w:cstheme="minorBidi"/>
            <w:sz w:val="22"/>
            <w:szCs w:val="22"/>
            <w:lang w:val="es-ES" w:eastAsia="es-ES"/>
          </w:rPr>
          <w:tab/>
        </w:r>
        <w:r w:rsidR="00322866" w:rsidRPr="00402684">
          <w:rPr>
            <w:rStyle w:val="Hyperlink"/>
          </w:rPr>
          <w:t>Provenance in Wf4Ever</w:t>
        </w:r>
        <w:r w:rsidR="00322866">
          <w:rPr>
            <w:webHidden/>
          </w:rPr>
          <w:tab/>
        </w:r>
        <w:r>
          <w:rPr>
            <w:webHidden/>
          </w:rPr>
          <w:fldChar w:fldCharType="begin"/>
        </w:r>
        <w:r w:rsidR="00322866">
          <w:rPr>
            <w:webHidden/>
          </w:rPr>
          <w:instrText xml:space="preserve"> PAGEREF _Toc361755190 \h </w:instrText>
        </w:r>
        <w:r>
          <w:rPr>
            <w:webHidden/>
          </w:rPr>
          <w:fldChar w:fldCharType="separate"/>
        </w:r>
        <w:r w:rsidR="00322866">
          <w:rPr>
            <w:webHidden/>
          </w:rPr>
          <w:t>12</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1" w:history="1">
        <w:r w:rsidR="00322866" w:rsidRPr="00402684">
          <w:rPr>
            <w:rStyle w:val="Hyperlink"/>
          </w:rPr>
          <w:t>2.2</w:t>
        </w:r>
        <w:r w:rsidR="00322866">
          <w:rPr>
            <w:rFonts w:asciiTheme="minorHAnsi" w:eastAsiaTheme="minorEastAsia" w:hAnsiTheme="minorHAnsi" w:cstheme="minorBidi"/>
            <w:sz w:val="22"/>
            <w:szCs w:val="22"/>
            <w:lang w:val="es-ES" w:eastAsia="es-ES"/>
          </w:rPr>
          <w:tab/>
        </w:r>
        <w:r w:rsidR="00322866" w:rsidRPr="00402684">
          <w:rPr>
            <w:rStyle w:val="Hyperlink"/>
          </w:rPr>
          <w:t>Provenance information in Research Objects</w:t>
        </w:r>
        <w:r w:rsidR="00322866">
          <w:rPr>
            <w:webHidden/>
          </w:rPr>
          <w:tab/>
        </w:r>
        <w:r>
          <w:rPr>
            <w:webHidden/>
          </w:rPr>
          <w:fldChar w:fldCharType="begin"/>
        </w:r>
        <w:r w:rsidR="00322866">
          <w:rPr>
            <w:webHidden/>
          </w:rPr>
          <w:instrText xml:space="preserve"> PAGEREF _Toc361755191 \h </w:instrText>
        </w:r>
        <w:r>
          <w:rPr>
            <w:webHidden/>
          </w:rPr>
          <w:fldChar w:fldCharType="separate"/>
        </w:r>
        <w:r w:rsidR="00322866">
          <w:rPr>
            <w:webHidden/>
          </w:rPr>
          <w:t>13</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2" w:history="1">
        <w:r w:rsidR="00322866" w:rsidRPr="00402684">
          <w:rPr>
            <w:rStyle w:val="Hyperlink"/>
          </w:rPr>
          <w:t>2.3</w:t>
        </w:r>
        <w:r w:rsidR="00322866">
          <w:rPr>
            <w:rFonts w:asciiTheme="minorHAnsi" w:eastAsiaTheme="minorEastAsia" w:hAnsiTheme="minorHAnsi" w:cstheme="minorBidi"/>
            <w:sz w:val="22"/>
            <w:szCs w:val="22"/>
            <w:lang w:val="es-ES" w:eastAsia="es-ES"/>
          </w:rPr>
          <w:tab/>
        </w:r>
        <w:r w:rsidR="00322866" w:rsidRPr="00402684">
          <w:rPr>
            <w:rStyle w:val="Hyperlink"/>
          </w:rPr>
          <w:t>Accesing provenance in ROs</w:t>
        </w:r>
        <w:r w:rsidR="00322866">
          <w:rPr>
            <w:webHidden/>
          </w:rPr>
          <w:tab/>
        </w:r>
        <w:r>
          <w:rPr>
            <w:webHidden/>
          </w:rPr>
          <w:fldChar w:fldCharType="begin"/>
        </w:r>
        <w:r w:rsidR="00322866">
          <w:rPr>
            <w:webHidden/>
          </w:rPr>
          <w:instrText xml:space="preserve"> PAGEREF _Toc361755192 \h </w:instrText>
        </w:r>
        <w:r>
          <w:rPr>
            <w:webHidden/>
          </w:rPr>
          <w:fldChar w:fldCharType="separate"/>
        </w:r>
        <w:r w:rsidR="00322866">
          <w:rPr>
            <w:webHidden/>
          </w:rPr>
          <w:t>15</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3" w:history="1">
        <w:r w:rsidR="00322866" w:rsidRPr="00402684">
          <w:rPr>
            <w:rStyle w:val="Hyperlink"/>
          </w:rPr>
          <w:t>2.4</w:t>
        </w:r>
        <w:r w:rsidR="00322866">
          <w:rPr>
            <w:rFonts w:asciiTheme="minorHAnsi" w:eastAsiaTheme="minorEastAsia" w:hAnsiTheme="minorHAnsi" w:cstheme="minorBidi"/>
            <w:sz w:val="22"/>
            <w:szCs w:val="22"/>
            <w:lang w:val="es-ES" w:eastAsia="es-ES"/>
          </w:rPr>
          <w:tab/>
        </w:r>
        <w:r w:rsidR="00322866" w:rsidRPr="00402684">
          <w:rPr>
            <w:rStyle w:val="Hyperlink"/>
          </w:rPr>
          <w:t>Taverna provenance export tools</w:t>
        </w:r>
        <w:r w:rsidR="00322866">
          <w:rPr>
            <w:webHidden/>
          </w:rPr>
          <w:tab/>
        </w:r>
        <w:r>
          <w:rPr>
            <w:webHidden/>
          </w:rPr>
          <w:fldChar w:fldCharType="begin"/>
        </w:r>
        <w:r w:rsidR="00322866">
          <w:rPr>
            <w:webHidden/>
          </w:rPr>
          <w:instrText xml:space="preserve"> PAGEREF _Toc361755193 \h </w:instrText>
        </w:r>
        <w:r>
          <w:rPr>
            <w:webHidden/>
          </w:rPr>
          <w:fldChar w:fldCharType="separate"/>
        </w:r>
        <w:r w:rsidR="00322866">
          <w:rPr>
            <w:webHidden/>
          </w:rPr>
          <w:t>16</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4" w:history="1">
        <w:r w:rsidR="00322866" w:rsidRPr="00402684">
          <w:rPr>
            <w:rStyle w:val="Hyperlink"/>
          </w:rPr>
          <w:t>2.5</w:t>
        </w:r>
        <w:r w:rsidR="00322866">
          <w:rPr>
            <w:rFonts w:asciiTheme="minorHAnsi" w:eastAsiaTheme="minorEastAsia" w:hAnsiTheme="minorHAnsi" w:cstheme="minorBidi"/>
            <w:sz w:val="22"/>
            <w:szCs w:val="22"/>
            <w:lang w:val="es-ES" w:eastAsia="es-ES"/>
          </w:rPr>
          <w:tab/>
        </w:r>
        <w:r w:rsidR="00322866" w:rsidRPr="00402684">
          <w:rPr>
            <w:rStyle w:val="Hyperlink"/>
          </w:rPr>
          <w:t>Provenance applications</w:t>
        </w:r>
        <w:r w:rsidR="00322866">
          <w:rPr>
            <w:webHidden/>
          </w:rPr>
          <w:tab/>
        </w:r>
        <w:r>
          <w:rPr>
            <w:webHidden/>
          </w:rPr>
          <w:fldChar w:fldCharType="begin"/>
        </w:r>
        <w:r w:rsidR="00322866">
          <w:rPr>
            <w:webHidden/>
          </w:rPr>
          <w:instrText xml:space="preserve"> PAGEREF _Toc361755194 \h </w:instrText>
        </w:r>
        <w:r>
          <w:rPr>
            <w:webHidden/>
          </w:rPr>
          <w:fldChar w:fldCharType="separate"/>
        </w:r>
        <w:r w:rsidR="00322866">
          <w:rPr>
            <w:webHidden/>
          </w:rPr>
          <w:t>18</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5" w:history="1">
        <w:r w:rsidR="00322866" w:rsidRPr="00402684">
          <w:rPr>
            <w:rStyle w:val="Hyperlink"/>
          </w:rPr>
          <w:t>2.6</w:t>
        </w:r>
        <w:r w:rsidR="00322866">
          <w:rPr>
            <w:rFonts w:asciiTheme="minorHAnsi" w:eastAsiaTheme="minorEastAsia" w:hAnsiTheme="minorHAnsi" w:cstheme="minorBidi"/>
            <w:sz w:val="22"/>
            <w:szCs w:val="22"/>
            <w:lang w:val="es-ES" w:eastAsia="es-ES"/>
          </w:rPr>
          <w:tab/>
        </w:r>
        <w:r w:rsidR="00322866" w:rsidRPr="00402684">
          <w:rPr>
            <w:rStyle w:val="Hyperlink"/>
          </w:rPr>
          <w:t>Provenance community engagement</w:t>
        </w:r>
        <w:r w:rsidR="00322866">
          <w:rPr>
            <w:webHidden/>
          </w:rPr>
          <w:tab/>
        </w:r>
        <w:r>
          <w:rPr>
            <w:webHidden/>
          </w:rPr>
          <w:fldChar w:fldCharType="begin"/>
        </w:r>
        <w:r w:rsidR="00322866">
          <w:rPr>
            <w:webHidden/>
          </w:rPr>
          <w:instrText xml:space="preserve"> PAGEREF _Toc361755195 \h </w:instrText>
        </w:r>
        <w:r>
          <w:rPr>
            <w:webHidden/>
          </w:rPr>
          <w:fldChar w:fldCharType="separate"/>
        </w:r>
        <w:r w:rsidR="00322866">
          <w:rPr>
            <w:webHidden/>
          </w:rPr>
          <w:t>21</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96" w:history="1">
        <w:r w:rsidR="00322866" w:rsidRPr="00402684">
          <w:rPr>
            <w:rStyle w:val="Hyperlink"/>
          </w:rPr>
          <w:t>3</w:t>
        </w:r>
        <w:r w:rsidR="00322866">
          <w:rPr>
            <w:rFonts w:asciiTheme="minorHAnsi" w:eastAsiaTheme="minorEastAsia" w:hAnsiTheme="minorHAnsi" w:cstheme="minorBidi"/>
            <w:b w:val="0"/>
            <w:sz w:val="22"/>
            <w:lang w:val="es-ES" w:eastAsia="es-ES"/>
          </w:rPr>
          <w:tab/>
        </w:r>
        <w:r w:rsidR="00322866" w:rsidRPr="00402684">
          <w:rPr>
            <w:rStyle w:val="Hyperlink"/>
          </w:rPr>
          <w:t xml:space="preserve">Quality Evaluation </w:t>
        </w:r>
        <w:r w:rsidR="00322866" w:rsidRPr="00402684">
          <w:rPr>
            <w:rStyle w:val="Hyperlink"/>
            <w:lang w:val="en-US"/>
          </w:rPr>
          <w:t>in Wf4Ever</w:t>
        </w:r>
        <w:r w:rsidR="00322866">
          <w:rPr>
            <w:webHidden/>
          </w:rPr>
          <w:tab/>
        </w:r>
        <w:r>
          <w:rPr>
            <w:webHidden/>
          </w:rPr>
          <w:fldChar w:fldCharType="begin"/>
        </w:r>
        <w:r w:rsidR="00322866">
          <w:rPr>
            <w:webHidden/>
          </w:rPr>
          <w:instrText xml:space="preserve"> PAGEREF _Toc361755196 \h </w:instrText>
        </w:r>
        <w:r>
          <w:rPr>
            <w:webHidden/>
          </w:rPr>
          <w:fldChar w:fldCharType="separate"/>
        </w:r>
        <w:r w:rsidR="00322866">
          <w:rPr>
            <w:webHidden/>
          </w:rPr>
          <w:t>25</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197" w:history="1">
        <w:r w:rsidR="00322866" w:rsidRPr="00402684">
          <w:rPr>
            <w:rStyle w:val="Hyperlink"/>
          </w:rPr>
          <w:t>4</w:t>
        </w:r>
        <w:r w:rsidR="00322866">
          <w:rPr>
            <w:rFonts w:asciiTheme="minorHAnsi" w:eastAsiaTheme="minorEastAsia" w:hAnsiTheme="minorHAnsi" w:cstheme="minorBidi"/>
            <w:b w:val="0"/>
            <w:sz w:val="22"/>
            <w:lang w:val="es-ES" w:eastAsia="es-ES"/>
          </w:rPr>
          <w:tab/>
        </w:r>
        <w:r w:rsidR="00322866" w:rsidRPr="00402684">
          <w:rPr>
            <w:rStyle w:val="Hyperlink"/>
          </w:rPr>
          <w:t>Completeness Evaluation</w:t>
        </w:r>
        <w:r w:rsidR="00322866">
          <w:rPr>
            <w:webHidden/>
          </w:rPr>
          <w:tab/>
        </w:r>
        <w:r>
          <w:rPr>
            <w:webHidden/>
          </w:rPr>
          <w:fldChar w:fldCharType="begin"/>
        </w:r>
        <w:r w:rsidR="00322866">
          <w:rPr>
            <w:webHidden/>
          </w:rPr>
          <w:instrText xml:space="preserve"> PAGEREF _Toc361755197 \h </w:instrText>
        </w:r>
        <w:r>
          <w:rPr>
            <w:webHidden/>
          </w:rPr>
          <w:fldChar w:fldCharType="separate"/>
        </w:r>
        <w:r w:rsidR="00322866">
          <w:rPr>
            <w:webHidden/>
          </w:rPr>
          <w:t>28</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8" w:history="1">
        <w:r w:rsidR="00322866" w:rsidRPr="00402684">
          <w:rPr>
            <w:rStyle w:val="Hyperlink"/>
          </w:rPr>
          <w:t>4.1</w:t>
        </w:r>
        <w:r w:rsidR="00322866">
          <w:rPr>
            <w:rFonts w:asciiTheme="minorHAnsi" w:eastAsiaTheme="minorEastAsia" w:hAnsiTheme="minorHAnsi" w:cstheme="minorBidi"/>
            <w:sz w:val="22"/>
            <w:szCs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_Toc361755198 \h </w:instrText>
        </w:r>
        <w:r>
          <w:rPr>
            <w:webHidden/>
          </w:rPr>
          <w:fldChar w:fldCharType="separate"/>
        </w:r>
        <w:r w:rsidR="00322866">
          <w:rPr>
            <w:webHidden/>
          </w:rPr>
          <w:t>28</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199" w:history="1">
        <w:r w:rsidR="00322866" w:rsidRPr="00402684">
          <w:rPr>
            <w:rStyle w:val="Hyperlink"/>
          </w:rPr>
          <w:t>4.2</w:t>
        </w:r>
        <w:r w:rsidR="00322866">
          <w:rPr>
            <w:rFonts w:asciiTheme="minorHAnsi" w:eastAsiaTheme="minorEastAsia" w:hAnsiTheme="minorHAnsi" w:cstheme="minorBidi"/>
            <w:sz w:val="22"/>
            <w:szCs w:val="22"/>
            <w:lang w:val="es-ES" w:eastAsia="es-ES"/>
          </w:rPr>
          <w:tab/>
        </w:r>
        <w:r w:rsidR="00322866" w:rsidRPr="00402684">
          <w:rPr>
            <w:rStyle w:val="Hyperlink"/>
          </w:rPr>
          <w:t>Ontological models</w:t>
        </w:r>
        <w:r w:rsidR="00322866">
          <w:rPr>
            <w:webHidden/>
          </w:rPr>
          <w:tab/>
        </w:r>
        <w:r>
          <w:rPr>
            <w:webHidden/>
          </w:rPr>
          <w:fldChar w:fldCharType="begin"/>
        </w:r>
        <w:r w:rsidR="00322866">
          <w:rPr>
            <w:webHidden/>
          </w:rPr>
          <w:instrText xml:space="preserve"> PAGEREF _Toc361755199 \h </w:instrText>
        </w:r>
        <w:r>
          <w:rPr>
            <w:webHidden/>
          </w:rPr>
          <w:fldChar w:fldCharType="separate"/>
        </w:r>
        <w:r w:rsidR="00322866">
          <w:rPr>
            <w:webHidden/>
          </w:rPr>
          <w:t>29</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0" w:history="1">
        <w:r w:rsidR="00322866" w:rsidRPr="00402684">
          <w:rPr>
            <w:rStyle w:val="Hyperlink"/>
          </w:rPr>
          <w:t>4.3</w:t>
        </w:r>
        <w:r w:rsidR="00322866">
          <w:rPr>
            <w:rFonts w:asciiTheme="minorHAnsi" w:eastAsiaTheme="minorEastAsia" w:hAnsiTheme="minorHAnsi" w:cstheme="minorBidi"/>
            <w:sz w:val="22"/>
            <w:szCs w:val="22"/>
            <w:lang w:val="es-ES" w:eastAsia="es-ES"/>
          </w:rPr>
          <w:tab/>
        </w:r>
        <w:r w:rsidR="00322866" w:rsidRPr="00402684">
          <w:rPr>
            <w:rStyle w:val="Hyperlink"/>
          </w:rPr>
          <w:t>Minim model for defining checklists</w:t>
        </w:r>
        <w:r w:rsidR="00322866">
          <w:rPr>
            <w:webHidden/>
          </w:rPr>
          <w:tab/>
        </w:r>
        <w:r>
          <w:rPr>
            <w:webHidden/>
          </w:rPr>
          <w:fldChar w:fldCharType="begin"/>
        </w:r>
        <w:r w:rsidR="00322866">
          <w:rPr>
            <w:webHidden/>
          </w:rPr>
          <w:instrText xml:space="preserve"> PAGEREF _Toc361755200 \h </w:instrText>
        </w:r>
        <w:r>
          <w:rPr>
            <w:webHidden/>
          </w:rPr>
          <w:fldChar w:fldCharType="separate"/>
        </w:r>
        <w:r w:rsidR="00322866">
          <w:rPr>
            <w:webHidden/>
          </w:rPr>
          <w:t>29</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1" w:history="1">
        <w:r w:rsidR="00322866" w:rsidRPr="00402684">
          <w:rPr>
            <w:rStyle w:val="Hyperlink"/>
          </w:rPr>
          <w:t>4.4</w:t>
        </w:r>
        <w:r w:rsidR="00322866">
          <w:rPr>
            <w:rFonts w:asciiTheme="minorHAnsi" w:eastAsiaTheme="minorEastAsia" w:hAnsiTheme="minorHAnsi" w:cstheme="minorBidi"/>
            <w:sz w:val="22"/>
            <w:szCs w:val="22"/>
            <w:lang w:val="es-ES" w:eastAsia="es-ES"/>
          </w:rPr>
          <w:tab/>
        </w:r>
        <w:r w:rsidR="00322866" w:rsidRPr="00402684">
          <w:rPr>
            <w:rStyle w:val="Hyperlink"/>
          </w:rPr>
          <w:t>Implementation and integration</w:t>
        </w:r>
        <w:r w:rsidR="00322866">
          <w:rPr>
            <w:webHidden/>
          </w:rPr>
          <w:tab/>
        </w:r>
        <w:r>
          <w:rPr>
            <w:webHidden/>
          </w:rPr>
          <w:fldChar w:fldCharType="begin"/>
        </w:r>
        <w:r w:rsidR="00322866">
          <w:rPr>
            <w:webHidden/>
          </w:rPr>
          <w:instrText xml:space="preserve"> PAGEREF _Toc361755201 \h </w:instrText>
        </w:r>
        <w:r>
          <w:rPr>
            <w:webHidden/>
          </w:rPr>
          <w:fldChar w:fldCharType="separate"/>
        </w:r>
        <w:r w:rsidR="00322866">
          <w:rPr>
            <w:webHidden/>
          </w:rPr>
          <w:t>35</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2" w:history="1">
        <w:r w:rsidR="00322866" w:rsidRPr="00402684">
          <w:rPr>
            <w:rStyle w:val="Hyperlink"/>
          </w:rPr>
          <w:t>4.5</w:t>
        </w:r>
        <w:r w:rsidR="00322866">
          <w:rPr>
            <w:rFonts w:asciiTheme="minorHAnsi" w:eastAsiaTheme="minorEastAsia" w:hAnsiTheme="minorHAnsi" w:cstheme="minorBidi"/>
            <w:sz w:val="22"/>
            <w:szCs w:val="22"/>
            <w:lang w:val="es-ES" w:eastAsia="es-ES"/>
          </w:rPr>
          <w:tab/>
        </w:r>
        <w:r w:rsidR="00322866" w:rsidRPr="00402684">
          <w:rPr>
            <w:rStyle w:val="Hyperlink"/>
          </w:rPr>
          <w:t>Service interface and interactions</w:t>
        </w:r>
        <w:r w:rsidR="00322866">
          <w:rPr>
            <w:webHidden/>
          </w:rPr>
          <w:tab/>
        </w:r>
        <w:r>
          <w:rPr>
            <w:webHidden/>
          </w:rPr>
          <w:fldChar w:fldCharType="begin"/>
        </w:r>
        <w:r w:rsidR="00322866">
          <w:rPr>
            <w:webHidden/>
          </w:rPr>
          <w:instrText xml:space="preserve"> PAGEREF _Toc361755202 \h </w:instrText>
        </w:r>
        <w:r>
          <w:rPr>
            <w:webHidden/>
          </w:rPr>
          <w:fldChar w:fldCharType="separate"/>
        </w:r>
        <w:r w:rsidR="00322866">
          <w:rPr>
            <w:webHidden/>
          </w:rPr>
          <w:t>36</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3" w:history="1">
        <w:r w:rsidR="00322866" w:rsidRPr="00402684">
          <w:rPr>
            <w:rStyle w:val="Hyperlink"/>
          </w:rPr>
          <w:t>4.6</w:t>
        </w:r>
        <w:r w:rsidR="00322866">
          <w:rPr>
            <w:rFonts w:asciiTheme="minorHAnsi" w:eastAsiaTheme="minorEastAsia" w:hAnsiTheme="minorHAnsi" w:cstheme="minorBidi"/>
            <w:sz w:val="22"/>
            <w:szCs w:val="22"/>
            <w:lang w:val="es-ES" w:eastAsia="es-ES"/>
          </w:rPr>
          <w:tab/>
        </w:r>
        <w:r w:rsidR="00322866" w:rsidRPr="00402684">
          <w:rPr>
            <w:rStyle w:val="Hyperlink"/>
          </w:rPr>
          <w:t>Completeness Applications</w:t>
        </w:r>
        <w:r w:rsidR="00322866">
          <w:rPr>
            <w:webHidden/>
          </w:rPr>
          <w:tab/>
        </w:r>
        <w:r>
          <w:rPr>
            <w:webHidden/>
          </w:rPr>
          <w:fldChar w:fldCharType="begin"/>
        </w:r>
        <w:r w:rsidR="00322866">
          <w:rPr>
            <w:webHidden/>
          </w:rPr>
          <w:instrText xml:space="preserve"> PAGEREF _Toc361755203 \h </w:instrText>
        </w:r>
        <w:r>
          <w:rPr>
            <w:webHidden/>
          </w:rPr>
          <w:fldChar w:fldCharType="separate"/>
        </w:r>
        <w:r w:rsidR="00322866">
          <w:rPr>
            <w:webHidden/>
          </w:rPr>
          <w:t>37</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204" w:history="1">
        <w:r w:rsidR="00322866" w:rsidRPr="00402684">
          <w:rPr>
            <w:rStyle w:val="Hyperlink"/>
          </w:rPr>
          <w:t>5</w:t>
        </w:r>
        <w:r w:rsidR="00322866">
          <w:rPr>
            <w:rFonts w:asciiTheme="minorHAnsi" w:eastAsiaTheme="minorEastAsia" w:hAnsiTheme="minorHAnsi" w:cstheme="minorBidi"/>
            <w:b w:val="0"/>
            <w:sz w:val="22"/>
            <w:lang w:val="es-ES" w:eastAsia="es-ES"/>
          </w:rPr>
          <w:tab/>
        </w:r>
        <w:r w:rsidR="00322866" w:rsidRPr="00402684">
          <w:rPr>
            <w:rStyle w:val="Hyperlink"/>
          </w:rPr>
          <w:t>Stability and Reliability Evaluation</w:t>
        </w:r>
        <w:r w:rsidR="00322866">
          <w:rPr>
            <w:webHidden/>
          </w:rPr>
          <w:tab/>
        </w:r>
        <w:r>
          <w:rPr>
            <w:webHidden/>
          </w:rPr>
          <w:fldChar w:fldCharType="begin"/>
        </w:r>
        <w:r w:rsidR="00322866">
          <w:rPr>
            <w:webHidden/>
          </w:rPr>
          <w:instrText xml:space="preserve"> PAGEREF _Toc361755204 \h </w:instrText>
        </w:r>
        <w:r>
          <w:rPr>
            <w:webHidden/>
          </w:rPr>
          <w:fldChar w:fldCharType="separate"/>
        </w:r>
        <w:r w:rsidR="00322866">
          <w:rPr>
            <w:webHidden/>
          </w:rPr>
          <w:t>40</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5" w:history="1">
        <w:r w:rsidR="00322866" w:rsidRPr="00402684">
          <w:rPr>
            <w:rStyle w:val="Hyperlink"/>
          </w:rPr>
          <w:t>5.1</w:t>
        </w:r>
        <w:r w:rsidR="00322866">
          <w:rPr>
            <w:rFonts w:asciiTheme="minorHAnsi" w:eastAsiaTheme="minorEastAsia" w:hAnsiTheme="minorHAnsi" w:cstheme="minorBidi"/>
            <w:sz w:val="22"/>
            <w:szCs w:val="22"/>
            <w:lang w:val="es-ES" w:eastAsia="es-ES"/>
          </w:rPr>
          <w:tab/>
        </w:r>
        <w:r w:rsidR="00322866" w:rsidRPr="00402684">
          <w:rPr>
            <w:rStyle w:val="Hyperlink"/>
          </w:rPr>
          <w:t>Introduction</w:t>
        </w:r>
        <w:r w:rsidR="00322866">
          <w:rPr>
            <w:webHidden/>
          </w:rPr>
          <w:tab/>
        </w:r>
        <w:r>
          <w:rPr>
            <w:webHidden/>
          </w:rPr>
          <w:fldChar w:fldCharType="begin"/>
        </w:r>
        <w:r w:rsidR="00322866">
          <w:rPr>
            <w:webHidden/>
          </w:rPr>
          <w:instrText xml:space="preserve"> PAGEREF _Toc361755205 \h </w:instrText>
        </w:r>
        <w:r>
          <w:rPr>
            <w:webHidden/>
          </w:rPr>
          <w:fldChar w:fldCharType="separate"/>
        </w:r>
        <w:r w:rsidR="00322866">
          <w:rPr>
            <w:webHidden/>
          </w:rPr>
          <w:t>40</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6" w:history="1">
        <w:r w:rsidR="00322866" w:rsidRPr="00402684">
          <w:rPr>
            <w:rStyle w:val="Hyperlink"/>
          </w:rPr>
          <w:t>5.2</w:t>
        </w:r>
        <w:r w:rsidR="00322866">
          <w:rPr>
            <w:rFonts w:asciiTheme="minorHAnsi" w:eastAsiaTheme="minorEastAsia" w:hAnsiTheme="minorHAnsi" w:cstheme="minorBidi"/>
            <w:sz w:val="22"/>
            <w:szCs w:val="22"/>
            <w:lang w:val="es-ES" w:eastAsia="es-ES"/>
          </w:rPr>
          <w:tab/>
        </w:r>
        <w:r w:rsidR="00322866" w:rsidRPr="00402684">
          <w:rPr>
            <w:rStyle w:val="Hyperlink"/>
          </w:rPr>
          <w:t>Completeness Assessment</w:t>
        </w:r>
        <w:r w:rsidR="00322866">
          <w:rPr>
            <w:webHidden/>
          </w:rPr>
          <w:tab/>
        </w:r>
        <w:r>
          <w:rPr>
            <w:webHidden/>
          </w:rPr>
          <w:fldChar w:fldCharType="begin"/>
        </w:r>
        <w:r w:rsidR="00322866">
          <w:rPr>
            <w:webHidden/>
          </w:rPr>
          <w:instrText xml:space="preserve"> PAGEREF _Toc361755206 \h </w:instrText>
        </w:r>
        <w:r>
          <w:rPr>
            <w:webHidden/>
          </w:rPr>
          <w:fldChar w:fldCharType="separate"/>
        </w:r>
        <w:r w:rsidR="00322866">
          <w:rPr>
            <w:webHidden/>
          </w:rPr>
          <w:t>41</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7" w:history="1">
        <w:r w:rsidR="00322866" w:rsidRPr="00402684">
          <w:rPr>
            <w:rStyle w:val="Hyperlink"/>
          </w:rPr>
          <w:t>5.3</w:t>
        </w:r>
        <w:r w:rsidR="00322866">
          <w:rPr>
            <w:rFonts w:asciiTheme="minorHAnsi" w:eastAsiaTheme="minorEastAsia" w:hAnsiTheme="minorHAnsi" w:cstheme="minorBidi"/>
            <w:sz w:val="22"/>
            <w:szCs w:val="22"/>
            <w:lang w:val="es-ES" w:eastAsia="es-ES"/>
          </w:rPr>
          <w:tab/>
        </w:r>
        <w:r w:rsidR="00322866" w:rsidRPr="00402684">
          <w:rPr>
            <w:rStyle w:val="Hyperlink"/>
          </w:rPr>
          <w:t>Stability Assessment</w:t>
        </w:r>
        <w:r w:rsidR="00322866">
          <w:rPr>
            <w:webHidden/>
          </w:rPr>
          <w:tab/>
        </w:r>
        <w:r>
          <w:rPr>
            <w:webHidden/>
          </w:rPr>
          <w:fldChar w:fldCharType="begin"/>
        </w:r>
        <w:r w:rsidR="00322866">
          <w:rPr>
            <w:webHidden/>
          </w:rPr>
          <w:instrText xml:space="preserve"> PAGEREF _Toc361755207 \h </w:instrText>
        </w:r>
        <w:r>
          <w:rPr>
            <w:webHidden/>
          </w:rPr>
          <w:fldChar w:fldCharType="separate"/>
        </w:r>
        <w:r w:rsidR="00322866">
          <w:rPr>
            <w:webHidden/>
          </w:rPr>
          <w:t>42</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8" w:history="1">
        <w:r w:rsidR="00322866" w:rsidRPr="00402684">
          <w:rPr>
            <w:rStyle w:val="Hyperlink"/>
          </w:rPr>
          <w:t>5.4</w:t>
        </w:r>
        <w:r w:rsidR="00322866">
          <w:rPr>
            <w:rFonts w:asciiTheme="minorHAnsi" w:eastAsiaTheme="minorEastAsia" w:hAnsiTheme="minorHAnsi" w:cstheme="minorBidi"/>
            <w:sz w:val="22"/>
            <w:szCs w:val="22"/>
            <w:lang w:val="es-ES" w:eastAsia="es-ES"/>
          </w:rPr>
          <w:tab/>
        </w:r>
        <w:r w:rsidR="00322866" w:rsidRPr="00402684">
          <w:rPr>
            <w:rStyle w:val="Hyperlink"/>
          </w:rPr>
          <w:t>Reliability Assessment</w:t>
        </w:r>
        <w:r w:rsidR="00322866">
          <w:rPr>
            <w:webHidden/>
          </w:rPr>
          <w:tab/>
        </w:r>
        <w:r>
          <w:rPr>
            <w:webHidden/>
          </w:rPr>
          <w:fldChar w:fldCharType="begin"/>
        </w:r>
        <w:r w:rsidR="00322866">
          <w:rPr>
            <w:webHidden/>
          </w:rPr>
          <w:instrText xml:space="preserve"> PAGEREF _Toc361755208 \h </w:instrText>
        </w:r>
        <w:r>
          <w:rPr>
            <w:webHidden/>
          </w:rPr>
          <w:fldChar w:fldCharType="separate"/>
        </w:r>
        <w:r w:rsidR="00322866">
          <w:rPr>
            <w:webHidden/>
          </w:rPr>
          <w:t>43</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09" w:history="1">
        <w:r w:rsidR="00322866" w:rsidRPr="00402684">
          <w:rPr>
            <w:rStyle w:val="Hyperlink"/>
          </w:rPr>
          <w:t>5.5</w:t>
        </w:r>
        <w:r w:rsidR="00322866">
          <w:rPr>
            <w:rFonts w:asciiTheme="minorHAnsi" w:eastAsiaTheme="minorEastAsia" w:hAnsiTheme="minorHAnsi" w:cstheme="minorBidi"/>
            <w:sz w:val="22"/>
            <w:szCs w:val="22"/>
            <w:lang w:val="es-ES" w:eastAsia="es-ES"/>
          </w:rPr>
          <w:tab/>
        </w:r>
        <w:r w:rsidR="00322866" w:rsidRPr="00402684">
          <w:rPr>
            <w:rStyle w:val="Hyperlink"/>
          </w:rPr>
          <w:t>Implementation and integration</w:t>
        </w:r>
        <w:r w:rsidR="00322866">
          <w:rPr>
            <w:webHidden/>
          </w:rPr>
          <w:tab/>
        </w:r>
        <w:r>
          <w:rPr>
            <w:webHidden/>
          </w:rPr>
          <w:fldChar w:fldCharType="begin"/>
        </w:r>
        <w:r w:rsidR="00322866">
          <w:rPr>
            <w:webHidden/>
          </w:rPr>
          <w:instrText xml:space="preserve"> PAGEREF _Toc361755209 \h </w:instrText>
        </w:r>
        <w:r>
          <w:rPr>
            <w:webHidden/>
          </w:rPr>
          <w:fldChar w:fldCharType="separate"/>
        </w:r>
        <w:r w:rsidR="00322866">
          <w:rPr>
            <w:webHidden/>
          </w:rPr>
          <w:t>44</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10" w:history="1">
        <w:r w:rsidR="00322866" w:rsidRPr="00402684">
          <w:rPr>
            <w:rStyle w:val="Hyperlink"/>
          </w:rPr>
          <w:t>5.6</w:t>
        </w:r>
        <w:r w:rsidR="00322866">
          <w:rPr>
            <w:rFonts w:asciiTheme="minorHAnsi" w:eastAsiaTheme="minorEastAsia" w:hAnsiTheme="minorHAnsi" w:cstheme="minorBidi"/>
            <w:sz w:val="22"/>
            <w:szCs w:val="22"/>
            <w:lang w:val="es-ES" w:eastAsia="es-ES"/>
          </w:rPr>
          <w:tab/>
        </w:r>
        <w:r w:rsidR="00322866" w:rsidRPr="00402684">
          <w:rPr>
            <w:rStyle w:val="Hyperlink"/>
          </w:rPr>
          <w:t>Data Format</w:t>
        </w:r>
        <w:r w:rsidR="00322866">
          <w:rPr>
            <w:webHidden/>
          </w:rPr>
          <w:tab/>
        </w:r>
        <w:r>
          <w:rPr>
            <w:webHidden/>
          </w:rPr>
          <w:fldChar w:fldCharType="begin"/>
        </w:r>
        <w:r w:rsidR="00322866">
          <w:rPr>
            <w:webHidden/>
          </w:rPr>
          <w:instrText xml:space="preserve"> PAGEREF _Toc361755210 \h </w:instrText>
        </w:r>
        <w:r>
          <w:rPr>
            <w:webHidden/>
          </w:rPr>
          <w:fldChar w:fldCharType="separate"/>
        </w:r>
        <w:r w:rsidR="00322866">
          <w:rPr>
            <w:webHidden/>
          </w:rPr>
          <w:t>46</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11" w:history="1">
        <w:r w:rsidR="00322866" w:rsidRPr="00402684">
          <w:rPr>
            <w:rStyle w:val="Hyperlink"/>
          </w:rPr>
          <w:t>5.7</w:t>
        </w:r>
        <w:r w:rsidR="00322866">
          <w:rPr>
            <w:rFonts w:asciiTheme="minorHAnsi" w:eastAsiaTheme="minorEastAsia" w:hAnsiTheme="minorHAnsi" w:cstheme="minorBidi"/>
            <w:sz w:val="22"/>
            <w:szCs w:val="22"/>
            <w:lang w:val="es-ES" w:eastAsia="es-ES"/>
          </w:rPr>
          <w:tab/>
        </w:r>
        <w:r w:rsidR="00322866" w:rsidRPr="00402684">
          <w:rPr>
            <w:rStyle w:val="Hyperlink"/>
          </w:rPr>
          <w:t>Presentation of data: RO-Monitoring Tool</w:t>
        </w:r>
        <w:r w:rsidR="00322866">
          <w:rPr>
            <w:webHidden/>
          </w:rPr>
          <w:tab/>
        </w:r>
        <w:r>
          <w:rPr>
            <w:webHidden/>
          </w:rPr>
          <w:fldChar w:fldCharType="begin"/>
        </w:r>
        <w:r w:rsidR="00322866">
          <w:rPr>
            <w:webHidden/>
          </w:rPr>
          <w:instrText xml:space="preserve"> PAGEREF _Toc361755211 \h </w:instrText>
        </w:r>
        <w:r>
          <w:rPr>
            <w:webHidden/>
          </w:rPr>
          <w:fldChar w:fldCharType="separate"/>
        </w:r>
        <w:r w:rsidR="00322866">
          <w:rPr>
            <w:webHidden/>
          </w:rPr>
          <w:t>47</w:t>
        </w:r>
        <w:r>
          <w:rPr>
            <w:webHidden/>
          </w:rPr>
          <w:fldChar w:fldCharType="end"/>
        </w:r>
      </w:hyperlink>
    </w:p>
    <w:p w:rsidR="00322866" w:rsidRDefault="005545A4">
      <w:pPr>
        <w:pStyle w:val="TOC2"/>
        <w:rPr>
          <w:rFonts w:asciiTheme="minorHAnsi" w:eastAsiaTheme="minorEastAsia" w:hAnsiTheme="minorHAnsi" w:cstheme="minorBidi"/>
          <w:sz w:val="22"/>
          <w:szCs w:val="22"/>
          <w:lang w:val="es-ES" w:eastAsia="es-ES"/>
        </w:rPr>
      </w:pPr>
      <w:hyperlink w:anchor="_Toc361755212" w:history="1">
        <w:r w:rsidR="00322866" w:rsidRPr="00402684">
          <w:rPr>
            <w:rStyle w:val="Hyperlink"/>
          </w:rPr>
          <w:t>5.8</w:t>
        </w:r>
        <w:r w:rsidR="00322866">
          <w:rPr>
            <w:rFonts w:asciiTheme="minorHAnsi" w:eastAsiaTheme="minorEastAsia" w:hAnsiTheme="minorHAnsi" w:cstheme="minorBidi"/>
            <w:sz w:val="22"/>
            <w:szCs w:val="22"/>
            <w:lang w:val="es-ES" w:eastAsia="es-ES"/>
          </w:rPr>
          <w:tab/>
        </w:r>
        <w:r w:rsidR="00322866" w:rsidRPr="00402684">
          <w:rPr>
            <w:rStyle w:val="Hyperlink"/>
          </w:rPr>
          <w:t>Evaluation of monitoring tool</w:t>
        </w:r>
        <w:r w:rsidR="00322866">
          <w:rPr>
            <w:webHidden/>
          </w:rPr>
          <w:tab/>
        </w:r>
        <w:r>
          <w:rPr>
            <w:webHidden/>
          </w:rPr>
          <w:fldChar w:fldCharType="begin"/>
        </w:r>
        <w:r w:rsidR="00322866">
          <w:rPr>
            <w:webHidden/>
          </w:rPr>
          <w:instrText xml:space="preserve"> PAGEREF _Toc361755212 \h </w:instrText>
        </w:r>
        <w:r>
          <w:rPr>
            <w:webHidden/>
          </w:rPr>
          <w:fldChar w:fldCharType="separate"/>
        </w:r>
        <w:r w:rsidR="00322866">
          <w:rPr>
            <w:webHidden/>
          </w:rPr>
          <w:t>48</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213" w:history="1">
        <w:r w:rsidR="00322866" w:rsidRPr="00402684">
          <w:rPr>
            <w:rStyle w:val="Hyperlink"/>
          </w:rPr>
          <w:t>6</w:t>
        </w:r>
        <w:r w:rsidR="00322866">
          <w:rPr>
            <w:rFonts w:asciiTheme="minorHAnsi" w:eastAsiaTheme="minorEastAsia" w:hAnsiTheme="minorHAnsi" w:cstheme="minorBidi"/>
            <w:b w:val="0"/>
            <w:sz w:val="22"/>
            <w:lang w:val="es-ES" w:eastAsia="es-ES"/>
          </w:rPr>
          <w:tab/>
        </w:r>
        <w:r w:rsidR="00322866" w:rsidRPr="00402684">
          <w:rPr>
            <w:rStyle w:val="Hyperlink"/>
          </w:rPr>
          <w:t>Conclusions</w:t>
        </w:r>
        <w:r w:rsidR="00322866">
          <w:rPr>
            <w:webHidden/>
          </w:rPr>
          <w:tab/>
        </w:r>
        <w:r>
          <w:rPr>
            <w:webHidden/>
          </w:rPr>
          <w:fldChar w:fldCharType="begin"/>
        </w:r>
        <w:r w:rsidR="00322866">
          <w:rPr>
            <w:webHidden/>
          </w:rPr>
          <w:instrText xml:space="preserve"> PAGEREF _Toc361755213 \h </w:instrText>
        </w:r>
        <w:r>
          <w:rPr>
            <w:webHidden/>
          </w:rPr>
          <w:fldChar w:fldCharType="separate"/>
        </w:r>
        <w:r w:rsidR="00322866">
          <w:rPr>
            <w:webHidden/>
          </w:rPr>
          <w:t>50</w:t>
        </w:r>
        <w:r>
          <w:rPr>
            <w:webHidden/>
          </w:rPr>
          <w:fldChar w:fldCharType="end"/>
        </w:r>
      </w:hyperlink>
    </w:p>
    <w:p w:rsidR="00322866" w:rsidRDefault="005545A4">
      <w:pPr>
        <w:pStyle w:val="TOC1"/>
        <w:rPr>
          <w:rFonts w:asciiTheme="minorHAnsi" w:eastAsiaTheme="minorEastAsia" w:hAnsiTheme="minorHAnsi" w:cstheme="minorBidi"/>
          <w:b w:val="0"/>
          <w:sz w:val="22"/>
          <w:lang w:val="es-ES" w:eastAsia="es-ES"/>
        </w:rPr>
      </w:pPr>
      <w:hyperlink w:anchor="_Toc361755214" w:history="1">
        <w:r w:rsidR="00322866" w:rsidRPr="00402684">
          <w:rPr>
            <w:rStyle w:val="Hyperlink"/>
          </w:rPr>
          <w:t>7</w:t>
        </w:r>
        <w:r w:rsidR="00322866">
          <w:rPr>
            <w:rFonts w:asciiTheme="minorHAnsi" w:eastAsiaTheme="minorEastAsia" w:hAnsiTheme="minorHAnsi" w:cstheme="minorBidi"/>
            <w:b w:val="0"/>
            <w:sz w:val="22"/>
            <w:lang w:val="es-ES" w:eastAsia="es-ES"/>
          </w:rPr>
          <w:tab/>
        </w:r>
        <w:r w:rsidR="00322866" w:rsidRPr="00402684">
          <w:rPr>
            <w:rStyle w:val="Hyperlink"/>
          </w:rPr>
          <w:t>References</w:t>
        </w:r>
        <w:r w:rsidR="00322866">
          <w:rPr>
            <w:webHidden/>
          </w:rPr>
          <w:tab/>
        </w:r>
        <w:r>
          <w:rPr>
            <w:webHidden/>
          </w:rPr>
          <w:fldChar w:fldCharType="begin"/>
        </w:r>
        <w:r w:rsidR="00322866">
          <w:rPr>
            <w:webHidden/>
          </w:rPr>
          <w:instrText xml:space="preserve"> PAGEREF _Toc361755214 \h </w:instrText>
        </w:r>
        <w:r>
          <w:rPr>
            <w:webHidden/>
          </w:rPr>
          <w:fldChar w:fldCharType="separate"/>
        </w:r>
        <w:r w:rsidR="00322866">
          <w:rPr>
            <w:webHidden/>
          </w:rPr>
          <w:t>52</w:t>
        </w:r>
        <w:r>
          <w:rPr>
            <w:webHidden/>
          </w:rPr>
          <w:fldChar w:fldCharType="end"/>
        </w:r>
      </w:hyperlink>
    </w:p>
    <w:p w:rsidR="00E95CE0" w:rsidRPr="00ED1143" w:rsidRDefault="005545A4" w:rsidP="003D3B22">
      <w:r w:rsidRPr="00ED1143">
        <w:rPr>
          <w:rFonts w:cs="Arial"/>
          <w:noProof/>
          <w:szCs w:val="22"/>
          <w:lang w:eastAsia="en-US"/>
        </w:rPr>
        <w:fldChar w:fldCharType="end"/>
      </w:r>
    </w:p>
    <w:p w:rsidR="00E95CE0" w:rsidRPr="00ED1143" w:rsidRDefault="00E95CE0" w:rsidP="003D3B22">
      <w:pPr>
        <w:pStyle w:val="Titulo1sin"/>
        <w:numPr>
          <w:ilvl w:val="0"/>
          <w:numId w:val="0"/>
        </w:numPr>
        <w:spacing w:line="360" w:lineRule="auto"/>
      </w:pPr>
      <w:bookmarkStart w:id="104" w:name="_Toc225320544"/>
      <w:bookmarkStart w:id="105" w:name="_Toc361755185"/>
      <w:r w:rsidRPr="00ED1143">
        <w:t>List of Figures</w:t>
      </w:r>
      <w:bookmarkEnd w:id="104"/>
      <w:bookmarkEnd w:id="105"/>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r w:rsidRPr="00ED1143">
        <w:fldChar w:fldCharType="begin"/>
      </w:r>
      <w:r w:rsidR="00E95CE0" w:rsidRPr="00ED1143">
        <w:instrText xml:space="preserve"> TOC \h \z \c "Figure" </w:instrText>
      </w:r>
      <w:r w:rsidRPr="00ED1143">
        <w:fldChar w:fldCharType="separate"/>
      </w:r>
      <w:hyperlink w:anchor="_Toc361755215" w:history="1">
        <w:r w:rsidR="00322866" w:rsidRPr="00616075">
          <w:rPr>
            <w:rStyle w:val="Hyperlink"/>
            <w:noProof/>
          </w:rPr>
          <w:t>Figure 1 Provenance of workflow results</w:t>
        </w:r>
        <w:r w:rsidR="00322866">
          <w:rPr>
            <w:noProof/>
            <w:webHidden/>
          </w:rPr>
          <w:tab/>
        </w:r>
        <w:r>
          <w:rPr>
            <w:noProof/>
            <w:webHidden/>
          </w:rPr>
          <w:fldChar w:fldCharType="begin"/>
        </w:r>
        <w:r w:rsidR="00322866">
          <w:rPr>
            <w:noProof/>
            <w:webHidden/>
          </w:rPr>
          <w:instrText xml:space="preserve"> PAGEREF _Toc361755215 \h </w:instrText>
        </w:r>
        <w:r w:rsidR="005F4097">
          <w:rPr>
            <w:noProof/>
          </w:rPr>
        </w:r>
        <w:r>
          <w:rPr>
            <w:noProof/>
            <w:webHidden/>
          </w:rPr>
          <w:fldChar w:fldCharType="separate"/>
        </w:r>
        <w:r w:rsidR="00322866">
          <w:rPr>
            <w:noProof/>
            <w:webHidden/>
          </w:rPr>
          <w:t>14</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16" w:history="1">
        <w:r w:rsidR="00322866" w:rsidRPr="00616075">
          <w:rPr>
            <w:rStyle w:val="Hyperlink"/>
            <w:noProof/>
          </w:rPr>
          <w:t>Figure 2 roevo provenance diagram</w:t>
        </w:r>
        <w:r w:rsidR="00322866">
          <w:rPr>
            <w:noProof/>
            <w:webHidden/>
          </w:rPr>
          <w:tab/>
        </w:r>
        <w:r>
          <w:rPr>
            <w:noProof/>
            <w:webHidden/>
          </w:rPr>
          <w:fldChar w:fldCharType="begin"/>
        </w:r>
        <w:r w:rsidR="00322866">
          <w:rPr>
            <w:noProof/>
            <w:webHidden/>
          </w:rPr>
          <w:instrText xml:space="preserve"> PAGEREF _Toc361755216 \h </w:instrText>
        </w:r>
        <w:r w:rsidR="005F4097">
          <w:rPr>
            <w:noProof/>
          </w:rPr>
        </w:r>
        <w:r>
          <w:rPr>
            <w:noProof/>
            <w:webHidden/>
          </w:rPr>
          <w:fldChar w:fldCharType="separate"/>
        </w:r>
        <w:r w:rsidR="00322866">
          <w:rPr>
            <w:noProof/>
            <w:webHidden/>
          </w:rPr>
          <w:t>15</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17" w:history="1">
        <w:r w:rsidR="00322866" w:rsidRPr="00616075">
          <w:rPr>
            <w:rStyle w:val="Hyperlink"/>
            <w:noProof/>
          </w:rPr>
          <w:t>Figure 3 Taverna provenance architecture.</w:t>
        </w:r>
        <w:r w:rsidR="00322866">
          <w:rPr>
            <w:noProof/>
            <w:webHidden/>
          </w:rPr>
          <w:tab/>
        </w:r>
        <w:r>
          <w:rPr>
            <w:noProof/>
            <w:webHidden/>
          </w:rPr>
          <w:fldChar w:fldCharType="begin"/>
        </w:r>
        <w:r w:rsidR="00322866">
          <w:rPr>
            <w:noProof/>
            <w:webHidden/>
          </w:rPr>
          <w:instrText xml:space="preserve"> PAGEREF _Toc361755217 \h </w:instrText>
        </w:r>
        <w:r w:rsidR="005F4097">
          <w:rPr>
            <w:noProof/>
          </w:rPr>
        </w:r>
        <w:r>
          <w:rPr>
            <w:noProof/>
            <w:webHidden/>
          </w:rPr>
          <w:fldChar w:fldCharType="separate"/>
        </w:r>
        <w:r w:rsidR="00322866">
          <w:rPr>
            <w:noProof/>
            <w:webHidden/>
          </w:rPr>
          <w:t>16</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18" w:history="1">
        <w:r w:rsidR="00322866" w:rsidRPr="00616075">
          <w:rPr>
            <w:rStyle w:val="Hyperlink"/>
            <w:noProof/>
          </w:rPr>
          <w:t>Figure 4 Taverna provenance export plugin sequence diagram</w:t>
        </w:r>
        <w:r w:rsidR="00322866">
          <w:rPr>
            <w:noProof/>
            <w:webHidden/>
          </w:rPr>
          <w:tab/>
        </w:r>
        <w:r>
          <w:rPr>
            <w:noProof/>
            <w:webHidden/>
          </w:rPr>
          <w:fldChar w:fldCharType="begin"/>
        </w:r>
        <w:r w:rsidR="00322866">
          <w:rPr>
            <w:noProof/>
            <w:webHidden/>
          </w:rPr>
          <w:instrText xml:space="preserve"> PAGEREF _Toc361755218 \h </w:instrText>
        </w:r>
        <w:r w:rsidR="005F4097">
          <w:rPr>
            <w:noProof/>
          </w:rPr>
        </w:r>
        <w:r>
          <w:rPr>
            <w:noProof/>
            <w:webHidden/>
          </w:rPr>
          <w:fldChar w:fldCharType="separate"/>
        </w:r>
        <w:r w:rsidR="00322866">
          <w:rPr>
            <w:noProof/>
            <w:webHidden/>
          </w:rPr>
          <w:t>18</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19" w:history="1">
        <w:r w:rsidR="00322866" w:rsidRPr="00616075">
          <w:rPr>
            <w:rStyle w:val="Hyperlink"/>
            <w:noProof/>
          </w:rPr>
          <w:t>Figure 5 roevo visualization at RO Portal</w:t>
        </w:r>
        <w:r w:rsidR="00322866">
          <w:rPr>
            <w:noProof/>
            <w:webHidden/>
          </w:rPr>
          <w:tab/>
        </w:r>
        <w:r>
          <w:rPr>
            <w:noProof/>
            <w:webHidden/>
          </w:rPr>
          <w:fldChar w:fldCharType="begin"/>
        </w:r>
        <w:r w:rsidR="00322866">
          <w:rPr>
            <w:noProof/>
            <w:webHidden/>
          </w:rPr>
          <w:instrText xml:space="preserve"> PAGEREF _Toc361755219 \h </w:instrText>
        </w:r>
        <w:r w:rsidR="005F4097">
          <w:rPr>
            <w:noProof/>
          </w:rPr>
        </w:r>
        <w:r>
          <w:rPr>
            <w:noProof/>
            <w:webHidden/>
          </w:rPr>
          <w:fldChar w:fldCharType="separate"/>
        </w:r>
        <w:r w:rsidR="00322866">
          <w:rPr>
            <w:noProof/>
            <w:webHidden/>
          </w:rPr>
          <w:t>19</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0" w:history="1">
        <w:r w:rsidR="00322866" w:rsidRPr="00616075">
          <w:rPr>
            <w:rStyle w:val="Hyperlink"/>
            <w:noProof/>
          </w:rPr>
          <w:t>Figure 6 Provenance of workflow results mock-up included in alpha-myExperiment</w:t>
        </w:r>
        <w:r w:rsidR="00322866">
          <w:rPr>
            <w:noProof/>
            <w:webHidden/>
          </w:rPr>
          <w:tab/>
        </w:r>
        <w:r>
          <w:rPr>
            <w:noProof/>
            <w:webHidden/>
          </w:rPr>
          <w:fldChar w:fldCharType="begin"/>
        </w:r>
        <w:r w:rsidR="00322866">
          <w:rPr>
            <w:noProof/>
            <w:webHidden/>
          </w:rPr>
          <w:instrText xml:space="preserve"> PAGEREF _Toc361755220 \h </w:instrText>
        </w:r>
        <w:r w:rsidR="005F4097">
          <w:rPr>
            <w:noProof/>
          </w:rPr>
        </w:r>
        <w:r>
          <w:rPr>
            <w:noProof/>
            <w:webHidden/>
          </w:rPr>
          <w:fldChar w:fldCharType="separate"/>
        </w:r>
        <w:r w:rsidR="00322866">
          <w:rPr>
            <w:noProof/>
            <w:webHidden/>
          </w:rPr>
          <w:t>20</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1" w:history="1">
        <w:r w:rsidR="00322866" w:rsidRPr="00616075">
          <w:rPr>
            <w:rStyle w:val="Hyperlink"/>
            <w:noProof/>
          </w:rPr>
          <w:t>Figure 7 Provenance verification for quality assesment</w:t>
        </w:r>
        <w:r w:rsidR="00322866">
          <w:rPr>
            <w:noProof/>
            <w:webHidden/>
          </w:rPr>
          <w:tab/>
        </w:r>
        <w:r>
          <w:rPr>
            <w:noProof/>
            <w:webHidden/>
          </w:rPr>
          <w:fldChar w:fldCharType="begin"/>
        </w:r>
        <w:r w:rsidR="00322866">
          <w:rPr>
            <w:noProof/>
            <w:webHidden/>
          </w:rPr>
          <w:instrText xml:space="preserve"> PAGEREF _Toc361755221 \h </w:instrText>
        </w:r>
        <w:r w:rsidR="005F4097">
          <w:rPr>
            <w:noProof/>
          </w:rPr>
        </w:r>
        <w:r>
          <w:rPr>
            <w:noProof/>
            <w:webHidden/>
          </w:rPr>
          <w:fldChar w:fldCharType="separate"/>
        </w:r>
        <w:r w:rsidR="00322866">
          <w:rPr>
            <w:noProof/>
            <w:webHidden/>
          </w:rPr>
          <w:t>21</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2" w:history="1">
        <w:r w:rsidR="00322866" w:rsidRPr="00616075">
          <w:rPr>
            <w:rStyle w:val="Hyperlink"/>
            <w:noProof/>
          </w:rPr>
          <w:t>Figure 8 Quality ontology pyramid</w:t>
        </w:r>
        <w:r w:rsidR="00322866">
          <w:rPr>
            <w:noProof/>
            <w:webHidden/>
          </w:rPr>
          <w:tab/>
        </w:r>
        <w:r>
          <w:rPr>
            <w:noProof/>
            <w:webHidden/>
          </w:rPr>
          <w:fldChar w:fldCharType="begin"/>
        </w:r>
        <w:r w:rsidR="00322866">
          <w:rPr>
            <w:noProof/>
            <w:webHidden/>
          </w:rPr>
          <w:instrText xml:space="preserve"> PAGEREF _Toc361755222 \h </w:instrText>
        </w:r>
        <w:r w:rsidR="005F4097">
          <w:rPr>
            <w:noProof/>
          </w:rPr>
        </w:r>
        <w:r>
          <w:rPr>
            <w:noProof/>
            <w:webHidden/>
          </w:rPr>
          <w:fldChar w:fldCharType="separate"/>
        </w:r>
        <w:r w:rsidR="00322866">
          <w:rPr>
            <w:noProof/>
            <w:webHidden/>
          </w:rPr>
          <w:t>26</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3" w:history="1">
        <w:r w:rsidR="00322866" w:rsidRPr="00616075">
          <w:rPr>
            <w:rStyle w:val="Hyperlink"/>
            <w:noProof/>
          </w:rPr>
          <w:t>Figure 9 Checklist Model Diagram</w:t>
        </w:r>
        <w:r w:rsidR="00322866">
          <w:rPr>
            <w:noProof/>
            <w:webHidden/>
          </w:rPr>
          <w:tab/>
        </w:r>
        <w:r>
          <w:rPr>
            <w:noProof/>
            <w:webHidden/>
          </w:rPr>
          <w:fldChar w:fldCharType="begin"/>
        </w:r>
        <w:r w:rsidR="00322866">
          <w:rPr>
            <w:noProof/>
            <w:webHidden/>
          </w:rPr>
          <w:instrText xml:space="preserve"> PAGEREF _Toc361755223 \h </w:instrText>
        </w:r>
        <w:r w:rsidR="005F4097">
          <w:rPr>
            <w:noProof/>
          </w:rPr>
        </w:r>
        <w:r>
          <w:rPr>
            <w:noProof/>
            <w:webHidden/>
          </w:rPr>
          <w:fldChar w:fldCharType="separate"/>
        </w:r>
        <w:r w:rsidR="00322866">
          <w:rPr>
            <w:noProof/>
            <w:webHidden/>
          </w:rPr>
          <w:t>30</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4" w:history="1">
        <w:r w:rsidR="00322866" w:rsidRPr="00616075">
          <w:rPr>
            <w:rStyle w:val="Hyperlink"/>
            <w:noProof/>
          </w:rPr>
          <w:t>Figure 10 Minim Model Diagram</w:t>
        </w:r>
        <w:r w:rsidR="00322866">
          <w:rPr>
            <w:noProof/>
            <w:webHidden/>
          </w:rPr>
          <w:tab/>
        </w:r>
        <w:r>
          <w:rPr>
            <w:noProof/>
            <w:webHidden/>
          </w:rPr>
          <w:fldChar w:fldCharType="begin"/>
        </w:r>
        <w:r w:rsidR="00322866">
          <w:rPr>
            <w:noProof/>
            <w:webHidden/>
          </w:rPr>
          <w:instrText xml:space="preserve"> PAGEREF _Toc361755224 \h </w:instrText>
        </w:r>
        <w:r w:rsidR="005F4097">
          <w:rPr>
            <w:noProof/>
          </w:rPr>
        </w:r>
        <w:r>
          <w:rPr>
            <w:noProof/>
            <w:webHidden/>
          </w:rPr>
          <w:fldChar w:fldCharType="separate"/>
        </w:r>
        <w:r w:rsidR="00322866">
          <w:rPr>
            <w:noProof/>
            <w:webHidden/>
          </w:rPr>
          <w:t>31</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5" w:history="1">
        <w:r w:rsidR="00322866" w:rsidRPr="00616075">
          <w:rPr>
            <w:rStyle w:val="Hyperlink"/>
            <w:noProof/>
          </w:rPr>
          <w:t>Figure 11 Rule Model Diagram</w:t>
        </w:r>
        <w:r w:rsidR="00322866">
          <w:rPr>
            <w:noProof/>
            <w:webHidden/>
          </w:rPr>
          <w:tab/>
        </w:r>
        <w:r>
          <w:rPr>
            <w:noProof/>
            <w:webHidden/>
          </w:rPr>
          <w:fldChar w:fldCharType="begin"/>
        </w:r>
        <w:r w:rsidR="00322866">
          <w:rPr>
            <w:noProof/>
            <w:webHidden/>
          </w:rPr>
          <w:instrText xml:space="preserve"> PAGEREF _Toc361755225 \h </w:instrText>
        </w:r>
        <w:r w:rsidR="005F4097">
          <w:rPr>
            <w:noProof/>
          </w:rPr>
        </w:r>
        <w:r>
          <w:rPr>
            <w:noProof/>
            <w:webHidden/>
          </w:rPr>
          <w:fldChar w:fldCharType="separate"/>
        </w:r>
        <w:r w:rsidR="00322866">
          <w:rPr>
            <w:noProof/>
            <w:webHidden/>
          </w:rPr>
          <w:t>32</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6" w:history="1">
        <w:r w:rsidR="00322866" w:rsidRPr="00616075">
          <w:rPr>
            <w:rStyle w:val="Hyperlink"/>
            <w:noProof/>
          </w:rPr>
          <w:t>Figure 12 Minim Results Model</w:t>
        </w:r>
        <w:r w:rsidR="00322866">
          <w:rPr>
            <w:noProof/>
            <w:webHidden/>
          </w:rPr>
          <w:tab/>
        </w:r>
        <w:r>
          <w:rPr>
            <w:noProof/>
            <w:webHidden/>
          </w:rPr>
          <w:fldChar w:fldCharType="begin"/>
        </w:r>
        <w:r w:rsidR="00322866">
          <w:rPr>
            <w:noProof/>
            <w:webHidden/>
          </w:rPr>
          <w:instrText xml:space="preserve"> PAGEREF _Toc361755226 \h </w:instrText>
        </w:r>
        <w:r w:rsidR="005F4097">
          <w:rPr>
            <w:noProof/>
          </w:rPr>
        </w:r>
        <w:r>
          <w:rPr>
            <w:noProof/>
            <w:webHidden/>
          </w:rPr>
          <w:fldChar w:fldCharType="separate"/>
        </w:r>
        <w:r w:rsidR="00322866">
          <w:rPr>
            <w:noProof/>
            <w:webHidden/>
          </w:rPr>
          <w:t>33</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7" w:history="1">
        <w:r w:rsidR="00322866" w:rsidRPr="00616075">
          <w:rPr>
            <w:rStyle w:val="Hyperlink"/>
            <w:noProof/>
          </w:rPr>
          <w:t>Figure 13 Minim requirement for presence testing</w:t>
        </w:r>
        <w:r w:rsidR="00322866">
          <w:rPr>
            <w:noProof/>
            <w:webHidden/>
          </w:rPr>
          <w:tab/>
        </w:r>
        <w:r>
          <w:rPr>
            <w:noProof/>
            <w:webHidden/>
          </w:rPr>
          <w:fldChar w:fldCharType="begin"/>
        </w:r>
        <w:r w:rsidR="00322866">
          <w:rPr>
            <w:noProof/>
            <w:webHidden/>
          </w:rPr>
          <w:instrText xml:space="preserve"> PAGEREF _Toc361755227 \h </w:instrText>
        </w:r>
        <w:r w:rsidR="005F4097">
          <w:rPr>
            <w:noProof/>
          </w:rPr>
        </w:r>
        <w:r>
          <w:rPr>
            <w:noProof/>
            <w:webHidden/>
          </w:rPr>
          <w:fldChar w:fldCharType="separate"/>
        </w:r>
        <w:r w:rsidR="00322866">
          <w:rPr>
            <w:noProof/>
            <w:webHidden/>
          </w:rPr>
          <w:t>34</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8" w:history="1">
        <w:r w:rsidR="00322866" w:rsidRPr="00616075">
          <w:rPr>
            <w:rStyle w:val="Hyperlink"/>
            <w:noProof/>
          </w:rPr>
          <w:t>Figure 14 Results represented with the Minim Results Model</w:t>
        </w:r>
        <w:r w:rsidR="00322866">
          <w:rPr>
            <w:noProof/>
            <w:webHidden/>
          </w:rPr>
          <w:tab/>
        </w:r>
        <w:r>
          <w:rPr>
            <w:noProof/>
            <w:webHidden/>
          </w:rPr>
          <w:fldChar w:fldCharType="begin"/>
        </w:r>
        <w:r w:rsidR="00322866">
          <w:rPr>
            <w:noProof/>
            <w:webHidden/>
          </w:rPr>
          <w:instrText xml:space="preserve"> PAGEREF _Toc361755228 \h </w:instrText>
        </w:r>
        <w:r w:rsidR="005F4097">
          <w:rPr>
            <w:noProof/>
          </w:rPr>
        </w:r>
        <w:r>
          <w:rPr>
            <w:noProof/>
            <w:webHidden/>
          </w:rPr>
          <w:fldChar w:fldCharType="separate"/>
        </w:r>
        <w:r w:rsidR="00322866">
          <w:rPr>
            <w:noProof/>
            <w:webHidden/>
          </w:rPr>
          <w:t>35</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29" w:history="1">
        <w:r w:rsidR="00322866" w:rsidRPr="00616075">
          <w:rPr>
            <w:rStyle w:val="Hyperlink"/>
            <w:noProof/>
          </w:rPr>
          <w:t>Figure 15 Sequence diagram of the checklist service.</w:t>
        </w:r>
        <w:r w:rsidR="00322866">
          <w:rPr>
            <w:noProof/>
            <w:webHidden/>
          </w:rPr>
          <w:tab/>
        </w:r>
        <w:r>
          <w:rPr>
            <w:noProof/>
            <w:webHidden/>
          </w:rPr>
          <w:fldChar w:fldCharType="begin"/>
        </w:r>
        <w:r w:rsidR="00322866">
          <w:rPr>
            <w:noProof/>
            <w:webHidden/>
          </w:rPr>
          <w:instrText xml:space="preserve"> PAGEREF _Toc361755229 \h </w:instrText>
        </w:r>
        <w:r w:rsidR="005F4097">
          <w:rPr>
            <w:noProof/>
          </w:rPr>
        </w:r>
        <w:r>
          <w:rPr>
            <w:noProof/>
            <w:webHidden/>
          </w:rPr>
          <w:fldChar w:fldCharType="separate"/>
        </w:r>
        <w:r w:rsidR="00322866">
          <w:rPr>
            <w:noProof/>
            <w:webHidden/>
          </w:rPr>
          <w:t>36</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0" w:history="1">
        <w:r w:rsidR="00322866" w:rsidRPr="00616075">
          <w:rPr>
            <w:rStyle w:val="Hyperlink"/>
            <w:rFonts w:cs="Arial"/>
            <w:noProof/>
          </w:rPr>
          <w:t>Figure 16 Checklist service visualization of  KEGG service.</w:t>
        </w:r>
        <w:r w:rsidR="00322866">
          <w:rPr>
            <w:noProof/>
            <w:webHidden/>
          </w:rPr>
          <w:tab/>
        </w:r>
        <w:r>
          <w:rPr>
            <w:noProof/>
            <w:webHidden/>
          </w:rPr>
          <w:fldChar w:fldCharType="begin"/>
        </w:r>
        <w:r w:rsidR="00322866">
          <w:rPr>
            <w:noProof/>
            <w:webHidden/>
          </w:rPr>
          <w:instrText xml:space="preserve"> PAGEREF _Toc361755230 \h </w:instrText>
        </w:r>
        <w:r w:rsidR="005F4097">
          <w:rPr>
            <w:noProof/>
          </w:rPr>
        </w:r>
        <w:r>
          <w:rPr>
            <w:noProof/>
            <w:webHidden/>
          </w:rPr>
          <w:fldChar w:fldCharType="separate"/>
        </w:r>
        <w:r w:rsidR="00322866">
          <w:rPr>
            <w:noProof/>
            <w:webHidden/>
          </w:rPr>
          <w:t>38</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1" w:history="1">
        <w:r w:rsidR="00322866" w:rsidRPr="00616075">
          <w:rPr>
            <w:rStyle w:val="Hyperlink"/>
            <w:noProof/>
          </w:rPr>
          <w:t>Figure 18 Layered Components of Reliability Measurement</w:t>
        </w:r>
        <w:r w:rsidR="00322866">
          <w:rPr>
            <w:noProof/>
            <w:webHidden/>
          </w:rPr>
          <w:tab/>
        </w:r>
        <w:r>
          <w:rPr>
            <w:noProof/>
            <w:webHidden/>
          </w:rPr>
          <w:fldChar w:fldCharType="begin"/>
        </w:r>
        <w:r w:rsidR="00322866">
          <w:rPr>
            <w:noProof/>
            <w:webHidden/>
          </w:rPr>
          <w:instrText xml:space="preserve"> PAGEREF _Toc361755231 \h </w:instrText>
        </w:r>
        <w:r w:rsidR="005F4097">
          <w:rPr>
            <w:noProof/>
          </w:rPr>
        </w:r>
        <w:r>
          <w:rPr>
            <w:noProof/>
            <w:webHidden/>
          </w:rPr>
          <w:fldChar w:fldCharType="separate"/>
        </w:r>
        <w:r w:rsidR="00322866">
          <w:rPr>
            <w:noProof/>
            <w:webHidden/>
          </w:rPr>
          <w:t>41</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2" w:history="1">
        <w:r w:rsidR="00322866" w:rsidRPr="00616075">
          <w:rPr>
            <w:rStyle w:val="Hyperlink"/>
            <w:noProof/>
          </w:rPr>
          <w:t>Figure 17 Wf4Ever quality assessment components interactions</w:t>
        </w:r>
        <w:r w:rsidR="00322866">
          <w:rPr>
            <w:noProof/>
            <w:webHidden/>
          </w:rPr>
          <w:tab/>
        </w:r>
        <w:r>
          <w:rPr>
            <w:noProof/>
            <w:webHidden/>
          </w:rPr>
          <w:fldChar w:fldCharType="begin"/>
        </w:r>
        <w:r w:rsidR="00322866">
          <w:rPr>
            <w:noProof/>
            <w:webHidden/>
          </w:rPr>
          <w:instrText xml:space="preserve"> PAGEREF _Toc361755232 \h </w:instrText>
        </w:r>
        <w:r w:rsidR="005F4097">
          <w:rPr>
            <w:noProof/>
          </w:rPr>
        </w:r>
        <w:r>
          <w:rPr>
            <w:noProof/>
            <w:webHidden/>
          </w:rPr>
          <w:fldChar w:fldCharType="separate"/>
        </w:r>
        <w:r w:rsidR="00322866">
          <w:rPr>
            <w:noProof/>
            <w:webHidden/>
          </w:rPr>
          <w:t>44</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3" w:history="1">
        <w:r w:rsidR="00322866" w:rsidRPr="00616075">
          <w:rPr>
            <w:rStyle w:val="Hyperlink"/>
            <w:noProof/>
          </w:rPr>
          <w:t>Figure 19 Sequence diagram for reliability evaluation, access, and notification services.</w:t>
        </w:r>
        <w:r w:rsidR="00322866">
          <w:rPr>
            <w:noProof/>
            <w:webHidden/>
          </w:rPr>
          <w:tab/>
        </w:r>
        <w:r>
          <w:rPr>
            <w:noProof/>
            <w:webHidden/>
          </w:rPr>
          <w:fldChar w:fldCharType="begin"/>
        </w:r>
        <w:r w:rsidR="00322866">
          <w:rPr>
            <w:noProof/>
            <w:webHidden/>
          </w:rPr>
          <w:instrText xml:space="preserve"> PAGEREF _Toc361755233 \h </w:instrText>
        </w:r>
        <w:r w:rsidR="005F4097">
          <w:rPr>
            <w:noProof/>
          </w:rPr>
        </w:r>
        <w:r>
          <w:rPr>
            <w:noProof/>
            <w:webHidden/>
          </w:rPr>
          <w:fldChar w:fldCharType="separate"/>
        </w:r>
        <w:r w:rsidR="00322866">
          <w:rPr>
            <w:noProof/>
            <w:webHidden/>
          </w:rPr>
          <w:t>46</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4" w:history="1">
        <w:r w:rsidR="00322866" w:rsidRPr="00616075">
          <w:rPr>
            <w:rStyle w:val="Hyperlink"/>
            <w:noProof/>
          </w:rPr>
          <w:t>Figure 20 Evaluation results for a research object presented in XML format.</w:t>
        </w:r>
        <w:r w:rsidR="00322866">
          <w:rPr>
            <w:noProof/>
            <w:webHidden/>
          </w:rPr>
          <w:tab/>
        </w:r>
        <w:r>
          <w:rPr>
            <w:noProof/>
            <w:webHidden/>
          </w:rPr>
          <w:fldChar w:fldCharType="begin"/>
        </w:r>
        <w:r w:rsidR="00322866">
          <w:rPr>
            <w:noProof/>
            <w:webHidden/>
          </w:rPr>
          <w:instrText xml:space="preserve"> PAGEREF _Toc361755234 \h </w:instrText>
        </w:r>
        <w:r w:rsidR="005F4097">
          <w:rPr>
            <w:noProof/>
          </w:rPr>
        </w:r>
        <w:r>
          <w:rPr>
            <w:noProof/>
            <w:webHidden/>
          </w:rPr>
          <w:fldChar w:fldCharType="separate"/>
        </w:r>
        <w:r w:rsidR="00322866">
          <w:rPr>
            <w:noProof/>
            <w:webHidden/>
          </w:rPr>
          <w:t>47</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5" w:history="1">
        <w:r w:rsidR="00322866" w:rsidRPr="00616075">
          <w:rPr>
            <w:rStyle w:val="Hyperlink"/>
            <w:noProof/>
          </w:rPr>
          <w:t>Figure 21 Stability and Reliability evaluation results presented in XML format.</w:t>
        </w:r>
        <w:r w:rsidR="00322866">
          <w:rPr>
            <w:noProof/>
            <w:webHidden/>
          </w:rPr>
          <w:tab/>
        </w:r>
        <w:r>
          <w:rPr>
            <w:noProof/>
            <w:webHidden/>
          </w:rPr>
          <w:fldChar w:fldCharType="begin"/>
        </w:r>
        <w:r w:rsidR="00322866">
          <w:rPr>
            <w:noProof/>
            <w:webHidden/>
          </w:rPr>
          <w:instrText xml:space="preserve"> PAGEREF _Toc361755235 \h </w:instrText>
        </w:r>
        <w:r w:rsidR="005F4097">
          <w:rPr>
            <w:noProof/>
          </w:rPr>
        </w:r>
        <w:r>
          <w:rPr>
            <w:noProof/>
            <w:webHidden/>
          </w:rPr>
          <w:fldChar w:fldCharType="separate"/>
        </w:r>
        <w:r w:rsidR="00322866">
          <w:rPr>
            <w:noProof/>
            <w:webHidden/>
          </w:rPr>
          <w:t>48</w:t>
        </w:r>
        <w:r>
          <w:rPr>
            <w:noProof/>
            <w:webHidden/>
          </w:rPr>
          <w:fldChar w:fldCharType="end"/>
        </w:r>
      </w:hyperlink>
    </w:p>
    <w:p w:rsidR="00322866" w:rsidRDefault="005545A4">
      <w:pPr>
        <w:pStyle w:val="TableofFigures"/>
        <w:tabs>
          <w:tab w:val="right" w:leader="dot" w:pos="9629"/>
        </w:tabs>
        <w:rPr>
          <w:rFonts w:asciiTheme="minorHAnsi" w:eastAsiaTheme="minorEastAsia" w:hAnsiTheme="minorHAnsi" w:cstheme="minorBidi"/>
          <w:noProof/>
          <w:sz w:val="22"/>
          <w:szCs w:val="22"/>
          <w:lang w:val="es-ES"/>
        </w:rPr>
      </w:pPr>
      <w:hyperlink w:anchor="_Toc361755236" w:history="1">
        <w:r w:rsidR="00322866" w:rsidRPr="00616075">
          <w:rPr>
            <w:rStyle w:val="Hyperlink"/>
            <w:noProof/>
          </w:rPr>
          <w:t>Figure 22 Wf4Ever RO-Monitoring Tool</w:t>
        </w:r>
        <w:r w:rsidR="00322866">
          <w:rPr>
            <w:noProof/>
            <w:webHidden/>
          </w:rPr>
          <w:tab/>
        </w:r>
        <w:r>
          <w:rPr>
            <w:noProof/>
            <w:webHidden/>
          </w:rPr>
          <w:fldChar w:fldCharType="begin"/>
        </w:r>
        <w:r w:rsidR="00322866">
          <w:rPr>
            <w:noProof/>
            <w:webHidden/>
          </w:rPr>
          <w:instrText xml:space="preserve"> PAGEREF _Toc361755236 \h </w:instrText>
        </w:r>
        <w:r w:rsidR="005F4097">
          <w:rPr>
            <w:noProof/>
          </w:rPr>
        </w:r>
        <w:r>
          <w:rPr>
            <w:noProof/>
            <w:webHidden/>
          </w:rPr>
          <w:fldChar w:fldCharType="separate"/>
        </w:r>
        <w:r w:rsidR="00322866">
          <w:rPr>
            <w:noProof/>
            <w:webHidden/>
          </w:rPr>
          <w:t>49</w:t>
        </w:r>
        <w:r>
          <w:rPr>
            <w:noProof/>
            <w:webHidden/>
          </w:rPr>
          <w:fldChar w:fldCharType="end"/>
        </w:r>
      </w:hyperlink>
    </w:p>
    <w:p w:rsidR="00E95CE0" w:rsidRPr="00ED1143" w:rsidRDefault="005545A4" w:rsidP="003D3B22">
      <w:r w:rsidRPr="00ED1143">
        <w:fldChar w:fldCharType="end"/>
      </w:r>
    </w:p>
    <w:p w:rsidR="00E95CE0" w:rsidRPr="00ED1143" w:rsidRDefault="00E95CE0" w:rsidP="003D3B22">
      <w:pPr>
        <w:pStyle w:val="Heading1"/>
        <w:numPr>
          <w:numberingChange w:id="106" w:author="Graham Klyne" w:date="2013-07-18T09:00:00Z" w:original="%1:1:0:"/>
        </w:numPr>
        <w:spacing w:line="360" w:lineRule="auto"/>
      </w:pPr>
      <w:bookmarkStart w:id="107" w:name="_Toc361755186"/>
      <w:r w:rsidRPr="00ED1143">
        <w:t>Introduction</w:t>
      </w:r>
      <w:bookmarkEnd w:id="107"/>
    </w:p>
    <w:p w:rsidR="004742B4" w:rsidRDefault="004135BC" w:rsidP="00EE1176">
      <w:pPr>
        <w:rPr>
          <w:lang w:val="en-US"/>
        </w:rPr>
      </w:pPr>
      <w:r w:rsidRPr="00ED1143">
        <w:rPr>
          <w:lang w:val="en-US"/>
        </w:rPr>
        <w:t xml:space="preserve">This document provides a </w:t>
      </w:r>
      <w:del w:id="108" w:author="Graham Klyne" w:date="2013-07-18T09:21:00Z">
        <w:r w:rsidRPr="00ED1143" w:rsidDel="007876F2">
          <w:rPr>
            <w:lang w:val="en-US"/>
          </w:rPr>
          <w:delText xml:space="preserve">precise </w:delText>
        </w:r>
      </w:del>
      <w:r w:rsidRPr="00ED1143">
        <w:rPr>
          <w:lang w:val="en-US"/>
        </w:rPr>
        <w:t xml:space="preserve">description of the software components produced during phase II of Wf4Ever in the context of WP4 (workflow integrity and authenticity maintenance). </w:t>
      </w:r>
      <w:r w:rsidR="00EE1176" w:rsidRPr="000455DE">
        <w:rPr>
          <w:lang w:val="en-US"/>
        </w:rPr>
        <w:t xml:space="preserve">These components use the Research Object resources </w:t>
      </w:r>
      <w:del w:id="109" w:author="Graham Klyne" w:date="2013-07-18T09:22:00Z">
        <w:r w:rsidR="00EE1176" w:rsidRPr="000455DE" w:rsidDel="00EE35A6">
          <w:rPr>
            <w:lang w:val="en-US"/>
          </w:rPr>
          <w:delText xml:space="preserve">allocated </w:delText>
        </w:r>
      </w:del>
      <w:r w:rsidR="00EE1176" w:rsidRPr="000455DE">
        <w:rPr>
          <w:lang w:val="en-US"/>
        </w:rPr>
        <w:t>in RODL (Research Object Digital Library)</w:t>
      </w:r>
      <w:ins w:id="110" w:author="Graham Klyne" w:date="2013-07-18T09:23:00Z">
        <w:r w:rsidR="00EE35A6">
          <w:rPr>
            <w:lang w:val="en-US"/>
          </w:rPr>
          <w:t>,</w:t>
        </w:r>
      </w:ins>
      <w:r w:rsidR="00EE1176" w:rsidRPr="000455DE">
        <w:rPr>
          <w:lang w:val="en-US"/>
        </w:rPr>
        <w:t xml:space="preserve"> </w:t>
      </w:r>
      <w:r w:rsidR="004742B4">
        <w:rPr>
          <w:lang w:val="en-US"/>
        </w:rPr>
        <w:t xml:space="preserve">and </w:t>
      </w:r>
      <w:ins w:id="111" w:author="Graham Klyne" w:date="2013-07-18T09:23:00Z">
        <w:r w:rsidR="00EE35A6">
          <w:rPr>
            <w:lang w:val="en-US"/>
          </w:rPr>
          <w:t xml:space="preserve">with </w:t>
        </w:r>
      </w:ins>
      <w:r w:rsidR="004742B4">
        <w:rPr>
          <w:lang w:val="en-US"/>
        </w:rPr>
        <w:t>the different models used for the definition of a Research Object</w:t>
      </w:r>
      <w:ins w:id="112" w:author="Graham Klyne" w:date="2013-07-18T09:23:00Z">
        <w:r w:rsidR="00EE35A6">
          <w:rPr>
            <w:lang w:val="en-US"/>
          </w:rPr>
          <w:t>,</w:t>
        </w:r>
      </w:ins>
      <w:r w:rsidR="004742B4">
        <w:rPr>
          <w:lang w:val="en-US"/>
        </w:rPr>
        <w:t xml:space="preserve"> </w:t>
      </w:r>
      <w:del w:id="113" w:author="Graham Klyne" w:date="2013-07-18T09:23:00Z">
        <w:r w:rsidR="00EE1176" w:rsidRPr="000455DE" w:rsidDel="00EE35A6">
          <w:rPr>
            <w:lang w:val="en-US"/>
          </w:rPr>
          <w:delText xml:space="preserve">for </w:delText>
        </w:r>
      </w:del>
      <w:ins w:id="114" w:author="Graham Klyne" w:date="2013-07-18T09:23:00Z">
        <w:r w:rsidR="00EE35A6">
          <w:rPr>
            <w:lang w:val="en-US"/>
          </w:rPr>
          <w:t>to</w:t>
        </w:r>
        <w:r w:rsidR="00EE35A6" w:rsidRPr="000455DE">
          <w:rPr>
            <w:lang w:val="en-US"/>
          </w:rPr>
          <w:t xml:space="preserve"> </w:t>
        </w:r>
      </w:ins>
      <w:del w:id="115" w:author="Graham Klyne" w:date="2013-07-18T09:23:00Z">
        <w:r w:rsidR="00EE1176" w:rsidRPr="000455DE" w:rsidDel="00EE35A6">
          <w:rPr>
            <w:lang w:val="en-US"/>
          </w:rPr>
          <w:delText xml:space="preserve">evaluating </w:delText>
        </w:r>
      </w:del>
      <w:ins w:id="116" w:author="Graham Klyne" w:date="2013-07-18T09:23:00Z">
        <w:r w:rsidR="00EE35A6" w:rsidRPr="000455DE">
          <w:rPr>
            <w:lang w:val="en-US"/>
          </w:rPr>
          <w:t>evaluat</w:t>
        </w:r>
        <w:r w:rsidR="00EE35A6">
          <w:rPr>
            <w:lang w:val="en-US"/>
          </w:rPr>
          <w:t>e</w:t>
        </w:r>
        <w:r w:rsidR="00EE35A6" w:rsidRPr="000455DE">
          <w:rPr>
            <w:lang w:val="en-US"/>
          </w:rPr>
          <w:t xml:space="preserve"> </w:t>
        </w:r>
      </w:ins>
      <w:r w:rsidR="00EE1176" w:rsidRPr="000455DE">
        <w:rPr>
          <w:lang w:val="en-US"/>
        </w:rPr>
        <w:t xml:space="preserve">the </w:t>
      </w:r>
      <w:del w:id="117" w:author="Graham Klyne" w:date="2013-07-18T09:24:00Z">
        <w:r w:rsidR="00EE1176" w:rsidRPr="000455DE" w:rsidDel="00EE35A6">
          <w:rPr>
            <w:lang w:val="en-US"/>
          </w:rPr>
          <w:delText xml:space="preserve">RO </w:delText>
        </w:r>
      </w:del>
      <w:r w:rsidR="00EE1176" w:rsidRPr="000455DE">
        <w:rPr>
          <w:lang w:val="en-US"/>
        </w:rPr>
        <w:t>overall quality</w:t>
      </w:r>
      <w:ins w:id="118" w:author="Graham Klyne" w:date="2013-07-18T09:24:00Z">
        <w:r w:rsidR="00EE35A6">
          <w:rPr>
            <w:lang w:val="en-US"/>
          </w:rPr>
          <w:t xml:space="preserve"> mof a Research Object (RO),</w:t>
        </w:r>
      </w:ins>
      <w:r w:rsidR="00EE1176" w:rsidRPr="000455DE">
        <w:rPr>
          <w:lang w:val="en-US"/>
        </w:rPr>
        <w:t xml:space="preserve"> and </w:t>
      </w:r>
      <w:r w:rsidR="004742B4">
        <w:rPr>
          <w:lang w:val="en-US"/>
        </w:rPr>
        <w:t xml:space="preserve">provide </w:t>
      </w:r>
      <w:del w:id="119" w:author="Graham Klyne" w:date="2013-07-18T09:24:00Z">
        <w:r w:rsidR="00EE1176" w:rsidRPr="000455DE" w:rsidDel="00EE35A6">
          <w:rPr>
            <w:lang w:val="en-US"/>
          </w:rPr>
          <w:delText xml:space="preserve">some meaningful information </w:delText>
        </w:r>
        <w:r w:rsidR="00EE1176" w:rsidDel="00EE35A6">
          <w:rPr>
            <w:lang w:val="en-US"/>
          </w:rPr>
          <w:delText xml:space="preserve">gaining </w:delText>
        </w:r>
      </w:del>
      <w:r w:rsidR="00EE1176">
        <w:rPr>
          <w:lang w:val="en-US"/>
        </w:rPr>
        <w:t>insight</w:t>
      </w:r>
      <w:r w:rsidR="00EE1176" w:rsidRPr="000455DE">
        <w:rPr>
          <w:lang w:val="en-US"/>
        </w:rPr>
        <w:t xml:space="preserve"> </w:t>
      </w:r>
      <w:del w:id="120" w:author="Graham Klyne" w:date="2013-07-18T09:24:00Z">
        <w:r w:rsidR="00EE1176" w:rsidRPr="000455DE" w:rsidDel="00EE35A6">
          <w:rPr>
            <w:lang w:val="en-US"/>
          </w:rPr>
          <w:delText xml:space="preserve">of </w:delText>
        </w:r>
      </w:del>
      <w:ins w:id="121" w:author="Graham Klyne" w:date="2013-07-18T09:24:00Z">
        <w:r w:rsidR="00EE35A6">
          <w:rPr>
            <w:lang w:val="en-US"/>
          </w:rPr>
          <w:t>into</w:t>
        </w:r>
        <w:r w:rsidR="00EE35A6" w:rsidRPr="000455DE">
          <w:rPr>
            <w:lang w:val="en-US"/>
          </w:rPr>
          <w:t xml:space="preserve"> </w:t>
        </w:r>
      </w:ins>
      <w:r w:rsidR="00EE1176" w:rsidRPr="000455DE">
        <w:rPr>
          <w:lang w:val="en-US"/>
        </w:rPr>
        <w:t>its current status</w:t>
      </w:r>
      <w:r w:rsidR="0041574F">
        <w:rPr>
          <w:lang w:val="en-US"/>
        </w:rPr>
        <w:t xml:space="preserve"> (e.g. by showing explanations)</w:t>
      </w:r>
      <w:r w:rsidR="00EE1176" w:rsidRPr="000455DE">
        <w:rPr>
          <w:lang w:val="en-US"/>
        </w:rPr>
        <w:t xml:space="preserve">. </w:t>
      </w:r>
    </w:p>
    <w:p w:rsidR="004742B4" w:rsidRDefault="004742B4" w:rsidP="00EE1176">
      <w:pPr>
        <w:rPr>
          <w:lang w:val="en-US"/>
        </w:rPr>
      </w:pPr>
      <w:r>
        <w:rPr>
          <w:lang w:val="en-US"/>
        </w:rPr>
        <w:t xml:space="preserve">According to the DOW this deliverable: “will </w:t>
      </w:r>
      <w:r w:rsidRPr="000170F9">
        <w:rPr>
          <w:lang w:val="en-US"/>
        </w:rPr>
        <w:t xml:space="preserve">include the following functionalities: an updated Research Object provenance model that is </w:t>
      </w:r>
      <w:del w:id="122" w:author="Graham Klyne" w:date="2013-07-18T09:26:00Z">
        <w:r w:rsidRPr="000170F9" w:rsidDel="00EE35A6">
          <w:rPr>
            <w:lang w:val="en-US"/>
          </w:rPr>
          <w:delText xml:space="preserve">the </w:delText>
        </w:r>
      </w:del>
      <w:commentRangeStart w:id="123"/>
      <w:del w:id="124" w:author="Graham Klyne" w:date="2013-07-18T09:25:00Z">
        <w:r w:rsidRPr="000170F9" w:rsidDel="00EE35A6">
          <w:rPr>
            <w:lang w:val="en-US"/>
          </w:rPr>
          <w:delText>basis of</w:delText>
        </w:r>
      </w:del>
      <w:ins w:id="125" w:author="Graham Klyne" w:date="2013-07-18T09:25:00Z">
        <w:r w:rsidR="00EE35A6">
          <w:rPr>
            <w:lang w:val="en-US"/>
          </w:rPr>
          <w:t>based on</w:t>
        </w:r>
      </w:ins>
      <w:commentRangeEnd w:id="123"/>
      <w:r w:rsidR="00EE35A6">
        <w:rPr>
          <w:rStyle w:val="CommentReference"/>
          <w:vanish/>
        </w:rPr>
        <w:commentReference w:id="123"/>
      </w:r>
      <w:r w:rsidRPr="000170F9">
        <w:rPr>
          <w:lang w:val="en-US"/>
        </w:rPr>
        <w:t xml:space="preserve"> the standardisation process in existing international initiatives, and extended methods for computing integrity and authenticity, taking into account different granularities, and </w:t>
      </w:r>
      <w:commentRangeStart w:id="126"/>
      <w:del w:id="127" w:author="Graham Klyne" w:date="2013-07-18T09:26:00Z">
        <w:r w:rsidRPr="000170F9" w:rsidDel="00EE35A6">
          <w:rPr>
            <w:lang w:val="en-US"/>
          </w:rPr>
          <w:delText xml:space="preserve">visualisation </w:delText>
        </w:r>
      </w:del>
      <w:ins w:id="128" w:author="Graham Klyne" w:date="2013-07-18T09:26:00Z">
        <w:r w:rsidR="00EE35A6">
          <w:rPr>
            <w:lang w:val="en-US"/>
          </w:rPr>
          <w:t>presentation</w:t>
        </w:r>
        <w:r w:rsidR="00EE35A6" w:rsidRPr="000170F9">
          <w:rPr>
            <w:lang w:val="en-US"/>
          </w:rPr>
          <w:t xml:space="preserve"> </w:t>
        </w:r>
      </w:ins>
      <w:commentRangeEnd w:id="126"/>
      <w:r w:rsidR="00EE35A6">
        <w:rPr>
          <w:rStyle w:val="CommentReference"/>
          <w:vanish/>
        </w:rPr>
        <w:commentReference w:id="126"/>
      </w:r>
      <w:r w:rsidRPr="000170F9">
        <w:rPr>
          <w:lang w:val="en-US"/>
        </w:rPr>
        <w:t>tools for them</w:t>
      </w:r>
      <w:r>
        <w:rPr>
          <w:lang w:val="en-US"/>
        </w:rPr>
        <w:t>”</w:t>
      </w:r>
      <w:r w:rsidRPr="000170F9">
        <w:rPr>
          <w:lang w:val="en-US"/>
        </w:rPr>
        <w:t>.</w:t>
      </w:r>
      <w:r w:rsidR="002B4A83">
        <w:rPr>
          <w:lang w:val="en-US"/>
        </w:rPr>
        <w:t xml:space="preserve"> </w:t>
      </w:r>
    </w:p>
    <w:p w:rsidR="000B66D9" w:rsidRDefault="000B66D9" w:rsidP="00EE1176">
      <w:pPr>
        <w:rPr>
          <w:lang w:val="en-US"/>
        </w:rPr>
      </w:pPr>
      <w:commentRangeStart w:id="129"/>
      <w:r w:rsidRPr="00ED1143">
        <w:rPr>
          <w:lang w:val="en-US"/>
        </w:rPr>
        <w:t>Due to the advance state of the provenance vocabularies</w:t>
      </w:r>
      <w:r>
        <w:rPr>
          <w:lang w:val="en-US"/>
        </w:rPr>
        <w:t>, wfprov and roevo,</w:t>
      </w:r>
      <w:r w:rsidRPr="00ED1143">
        <w:rPr>
          <w:lang w:val="en-US"/>
        </w:rPr>
        <w:t xml:space="preserve"> and the fact that they were early available to the project</w:t>
      </w:r>
      <w:r w:rsidR="002B4A83">
        <w:rPr>
          <w:lang w:val="en-US"/>
        </w:rPr>
        <w:t xml:space="preserve"> (a detailed description of </w:t>
      </w:r>
      <w:r w:rsidR="004E60D5">
        <w:rPr>
          <w:lang w:val="en-US"/>
        </w:rPr>
        <w:t>these models</w:t>
      </w:r>
      <w:r w:rsidR="002B4A83">
        <w:rPr>
          <w:lang w:val="en-US"/>
        </w:rPr>
        <w:t xml:space="preserve"> can be found at [</w:t>
      </w:r>
      <w:r w:rsidR="002B4A83">
        <w:rPr>
          <w:sz w:val="23"/>
          <w:szCs w:val="23"/>
        </w:rPr>
        <w:t>D2.2v1]</w:t>
      </w:r>
      <w:r>
        <w:rPr>
          <w:sz w:val="23"/>
          <w:szCs w:val="23"/>
        </w:rPr>
        <w:t xml:space="preserve"> and [D3.2v1]</w:t>
      </w:r>
      <w:r w:rsidR="002B4A83">
        <w:rPr>
          <w:sz w:val="23"/>
          <w:szCs w:val="23"/>
        </w:rPr>
        <w:t>)</w:t>
      </w:r>
      <w:r w:rsidR="002B4A83">
        <w:rPr>
          <w:lang w:val="en-US"/>
        </w:rPr>
        <w:t xml:space="preserve"> </w:t>
      </w:r>
      <w:r w:rsidRPr="00ED1143">
        <w:rPr>
          <w:lang w:val="en-US"/>
        </w:rPr>
        <w:t xml:space="preserve">we have been able to create a PROV-Corpus </w:t>
      </w:r>
      <w:r w:rsidR="004742B4">
        <w:rPr>
          <w:lang w:val="en-US"/>
        </w:rPr>
        <w:t xml:space="preserve">during the </w:t>
      </w:r>
      <w:r>
        <w:rPr>
          <w:lang w:val="en-US"/>
        </w:rPr>
        <w:t xml:space="preserve">phase II of this work. </w:t>
      </w:r>
      <w:commentRangeEnd w:id="129"/>
      <w:r w:rsidR="00EE35A6">
        <w:rPr>
          <w:rStyle w:val="CommentReference"/>
          <w:vanish/>
        </w:rPr>
        <w:commentReference w:id="129"/>
      </w:r>
      <w:r>
        <w:rPr>
          <w:lang w:val="en-US"/>
        </w:rPr>
        <w:t xml:space="preserve">This corpus, </w:t>
      </w:r>
      <w:r w:rsidR="004742B4" w:rsidRPr="000455DE">
        <w:rPr>
          <w:lang w:val="en-US"/>
        </w:rPr>
        <w:t xml:space="preserve">so called </w:t>
      </w:r>
      <w:r w:rsidR="004742B4">
        <w:rPr>
          <w:lang w:val="en-US"/>
        </w:rPr>
        <w:t>ProvBench</w:t>
      </w:r>
      <w:r>
        <w:rPr>
          <w:lang w:val="en-US"/>
        </w:rPr>
        <w:t>,</w:t>
      </w:r>
      <w:r w:rsidR="00A962B9">
        <w:rPr>
          <w:lang w:val="en-US"/>
        </w:rPr>
        <w:t xml:space="preserve"> </w:t>
      </w:r>
      <w:r>
        <w:rPr>
          <w:lang w:val="en-US"/>
        </w:rPr>
        <w:t xml:space="preserve">is </w:t>
      </w:r>
      <w:r w:rsidR="00A962B9">
        <w:rPr>
          <w:lang w:val="en-US"/>
        </w:rPr>
        <w:t xml:space="preserve">based on </w:t>
      </w:r>
      <w:r w:rsidR="00A962B9" w:rsidRPr="00ED1143">
        <w:rPr>
          <w:lang w:val="en-US"/>
        </w:rPr>
        <w:t>Taverna and Wings workflow repositories</w:t>
      </w:r>
      <w:r>
        <w:rPr>
          <w:lang w:val="en-US"/>
        </w:rPr>
        <w:t xml:space="preserve"> and </w:t>
      </w:r>
      <w:r w:rsidR="002B4A83">
        <w:rPr>
          <w:lang w:val="en-US"/>
        </w:rPr>
        <w:t xml:space="preserve">uses </w:t>
      </w:r>
      <w:r w:rsidR="004742B4" w:rsidRPr="000455DE">
        <w:rPr>
          <w:lang w:val="en-US"/>
        </w:rPr>
        <w:t>the wfprov</w:t>
      </w:r>
      <w:r w:rsidR="004742B4">
        <w:rPr>
          <w:lang w:val="en-US"/>
        </w:rPr>
        <w:t xml:space="preserve"> </w:t>
      </w:r>
      <w:r w:rsidR="002B4A83">
        <w:rPr>
          <w:lang w:val="en-US"/>
        </w:rPr>
        <w:t>ontology</w:t>
      </w:r>
      <w:r w:rsidR="004742B4">
        <w:rPr>
          <w:sz w:val="23"/>
          <w:szCs w:val="23"/>
        </w:rPr>
        <w:t xml:space="preserve"> </w:t>
      </w:r>
      <w:r w:rsidR="004742B4" w:rsidRPr="000455DE">
        <w:rPr>
          <w:lang w:val="en-US"/>
        </w:rPr>
        <w:t xml:space="preserve">and the </w:t>
      </w:r>
      <w:r w:rsidR="004742B4">
        <w:rPr>
          <w:lang w:val="en-US"/>
        </w:rPr>
        <w:t xml:space="preserve">updated </w:t>
      </w:r>
      <w:r w:rsidR="002B4A83">
        <w:rPr>
          <w:lang w:val="en-US"/>
        </w:rPr>
        <w:t xml:space="preserve">exporting Taverna </w:t>
      </w:r>
      <w:r w:rsidR="004742B4" w:rsidRPr="000455DE">
        <w:rPr>
          <w:lang w:val="en-US"/>
        </w:rPr>
        <w:t>plugin</w:t>
      </w:r>
      <w:r w:rsidR="002B4A83">
        <w:rPr>
          <w:lang w:val="en-US"/>
        </w:rPr>
        <w:t xml:space="preserve"> to export the provenance of workflow results from Taverna format to Wf4Ever wfprov ontology.</w:t>
      </w:r>
      <w:r w:rsidR="004742B4">
        <w:rPr>
          <w:lang w:val="en-US"/>
        </w:rPr>
        <w:t xml:space="preserve"> </w:t>
      </w:r>
      <w:r w:rsidR="002B4A83">
        <w:rPr>
          <w:lang w:val="en-US"/>
        </w:rPr>
        <w:t>The resulting</w:t>
      </w:r>
      <w:r w:rsidR="004742B4">
        <w:rPr>
          <w:lang w:val="en-US"/>
        </w:rPr>
        <w:t xml:space="preserve"> corpus has </w:t>
      </w:r>
      <w:r w:rsidR="00A962B9">
        <w:rPr>
          <w:lang w:val="en-US"/>
        </w:rPr>
        <w:t xml:space="preserve">also </w:t>
      </w:r>
      <w:r w:rsidR="004742B4">
        <w:rPr>
          <w:lang w:val="en-US"/>
        </w:rPr>
        <w:t xml:space="preserve">been made </w:t>
      </w:r>
      <w:r w:rsidR="004742B4" w:rsidRPr="000455DE">
        <w:rPr>
          <w:lang w:val="en-US"/>
        </w:rPr>
        <w:t>accessible to the community for</w:t>
      </w:r>
      <w:r>
        <w:rPr>
          <w:lang w:val="en-US"/>
        </w:rPr>
        <w:t xml:space="preserve"> the main purpose of providing</w:t>
      </w:r>
      <w:r w:rsidRPr="00ED1143">
        <w:rPr>
          <w:lang w:val="en-US"/>
        </w:rPr>
        <w:t xml:space="preserve"> a suitable number of provenance of workflow results </w:t>
      </w:r>
      <w:r>
        <w:rPr>
          <w:lang w:val="en-US"/>
        </w:rPr>
        <w:t xml:space="preserve">samples </w:t>
      </w:r>
      <w:r w:rsidRPr="00ED1143">
        <w:rPr>
          <w:lang w:val="en-US"/>
        </w:rPr>
        <w:t>for benchmarking (e.g. extraction of macros, or identification of similar workflows based on their provenance of workflow results).</w:t>
      </w:r>
    </w:p>
    <w:p w:rsidR="00600CBE" w:rsidRDefault="002B4A83" w:rsidP="00EE1176">
      <w:pPr>
        <w:rPr>
          <w:rFonts w:cs="Arial"/>
          <w:lang w:val="en-US"/>
        </w:rPr>
      </w:pPr>
      <w:del w:id="130" w:author="Graham Klyne" w:date="2013-07-18T09:31:00Z">
        <w:r w:rsidDel="00EE35A6">
          <w:rPr>
            <w:lang w:val="en-US"/>
          </w:rPr>
          <w:delText xml:space="preserve">It is also important to highlight </w:delText>
        </w:r>
        <w:r w:rsidR="00600CBE" w:rsidDel="00EE35A6">
          <w:rPr>
            <w:lang w:val="en-US"/>
          </w:rPr>
          <w:delText>that</w:delText>
        </w:r>
        <w:r w:rsidR="000B66D9" w:rsidDel="00EE35A6">
          <w:rPr>
            <w:lang w:val="en-US"/>
          </w:rPr>
          <w:delText xml:space="preserve"> </w:delText>
        </w:r>
      </w:del>
      <w:ins w:id="131" w:author="Graham Klyne" w:date="2013-07-18T09:31:00Z">
        <w:r w:rsidR="00EE35A6">
          <w:rPr>
            <w:rFonts w:cs="Arial"/>
            <w:lang w:val="en-US"/>
          </w:rPr>
          <w:t>S</w:t>
        </w:r>
      </w:ins>
      <w:del w:id="132" w:author="Graham Klyne" w:date="2013-07-18T09:31:00Z">
        <w:r w:rsidR="000B66D9" w:rsidDel="00EE35A6">
          <w:rPr>
            <w:rFonts w:cs="Arial"/>
            <w:lang w:val="en-US"/>
          </w:rPr>
          <w:delText>s</w:delText>
        </w:r>
      </w:del>
      <w:r w:rsidR="000B66D9">
        <w:rPr>
          <w:rFonts w:cs="Arial"/>
          <w:lang w:val="en-US"/>
        </w:rPr>
        <w:t xml:space="preserve">everal </w:t>
      </w:r>
      <w:del w:id="133" w:author="Graham Klyne" w:date="2013-07-18T09:31:00Z">
        <w:r w:rsidR="000B66D9" w:rsidDel="00EE35A6">
          <w:rPr>
            <w:rFonts w:cs="Arial"/>
            <w:lang w:val="en-US"/>
          </w:rPr>
          <w:delText>contributors from</w:delText>
        </w:r>
      </w:del>
      <w:ins w:id="134" w:author="Graham Klyne" w:date="2013-07-18T09:31:00Z">
        <w:r w:rsidR="00EE35A6">
          <w:rPr>
            <w:rFonts w:cs="Arial"/>
            <w:lang w:val="en-US"/>
          </w:rPr>
          <w:t>members of the</w:t>
        </w:r>
      </w:ins>
      <w:r w:rsidR="000B66D9">
        <w:rPr>
          <w:rFonts w:cs="Arial"/>
          <w:lang w:val="en-US"/>
        </w:rPr>
        <w:t xml:space="preserve"> Wf4Ever team</w:t>
      </w:r>
      <w:r w:rsidR="00600CBE">
        <w:rPr>
          <w:lang w:val="en-US"/>
        </w:rPr>
        <w:t xml:space="preserve"> </w:t>
      </w:r>
      <w:r w:rsidR="00546AE8">
        <w:rPr>
          <w:lang w:val="en-US"/>
        </w:rPr>
        <w:t xml:space="preserve">have </w:t>
      </w:r>
      <w:del w:id="135" w:author="Graham Klyne" w:date="2013-07-18T09:32:00Z">
        <w:r w:rsidR="00546AE8" w:rsidDel="00EE35A6">
          <w:rPr>
            <w:lang w:val="en-US"/>
          </w:rPr>
          <w:delText>been involved</w:delText>
        </w:r>
      </w:del>
      <w:ins w:id="136" w:author="Graham Klyne" w:date="2013-07-18T09:32:00Z">
        <w:r w:rsidR="001B4811">
          <w:rPr>
            <w:lang w:val="en-US"/>
          </w:rPr>
          <w:t>made</w:t>
        </w:r>
        <w:r w:rsidR="00EE35A6">
          <w:rPr>
            <w:lang w:val="en-US"/>
          </w:rPr>
          <w:t xml:space="preserve"> significant contributions to</w:t>
        </w:r>
      </w:ins>
      <w:r w:rsidR="00546AE8">
        <w:rPr>
          <w:lang w:val="en-US"/>
        </w:rPr>
        <w:t xml:space="preserve"> </w:t>
      </w:r>
      <w:del w:id="137" w:author="Graham Klyne" w:date="2013-07-18T09:32:00Z">
        <w:r w:rsidR="00546AE8" w:rsidDel="00EE35A6">
          <w:rPr>
            <w:lang w:val="en-US"/>
          </w:rPr>
          <w:delText xml:space="preserve">in </w:delText>
        </w:r>
      </w:del>
      <w:r w:rsidR="00546AE8">
        <w:rPr>
          <w:lang w:val="en-US"/>
        </w:rPr>
        <w:t>the World</w:t>
      </w:r>
      <w:r w:rsidRPr="00ED1143">
        <w:rPr>
          <w:rFonts w:cs="Arial"/>
          <w:lang w:val="en-US"/>
        </w:rPr>
        <w:t xml:space="preserve"> Wide Web Consortium (W3C)</w:t>
      </w:r>
      <w:r w:rsidRPr="00ED1143">
        <w:rPr>
          <w:rStyle w:val="apple-converted-space"/>
          <w:rFonts w:cs="Arial"/>
          <w:lang w:val="en-US"/>
        </w:rPr>
        <w:t> </w:t>
      </w:r>
      <w:r w:rsidRPr="00ED1143">
        <w:rPr>
          <w:rFonts w:cs="Arial"/>
          <w:lang w:val="en-US"/>
        </w:rPr>
        <w:t>effort to create a standard for provenance</w:t>
      </w:r>
      <w:ins w:id="138" w:author="Graham Klyne" w:date="2013-07-18T09:32:00Z">
        <w:r w:rsidR="00EE35A6">
          <w:rPr>
            <w:rFonts w:cs="Arial"/>
            <w:lang w:val="en-US"/>
          </w:rPr>
          <w:t>, including as lead editors for several documents</w:t>
        </w:r>
        <w:r w:rsidR="001B4811">
          <w:rPr>
            <w:rFonts w:cs="Arial"/>
            <w:lang w:val="en-US"/>
          </w:rPr>
          <w:t xml:space="preserve">.  This standardization effort </w:t>
        </w:r>
      </w:ins>
      <w:del w:id="139" w:author="Graham Klyne" w:date="2013-07-18T09:33:00Z">
        <w:r w:rsidRPr="00ED1143" w:rsidDel="001B4811">
          <w:rPr>
            <w:rFonts w:cs="Arial"/>
            <w:lang w:val="en-US"/>
          </w:rPr>
          <w:delText xml:space="preserve"> </w:delText>
        </w:r>
        <w:r w:rsidR="00546AE8" w:rsidDel="001B4811">
          <w:rPr>
            <w:rFonts w:cs="Arial"/>
            <w:lang w:val="en-US"/>
          </w:rPr>
          <w:delText xml:space="preserve">which </w:delText>
        </w:r>
      </w:del>
      <w:r w:rsidR="00546AE8">
        <w:rPr>
          <w:rFonts w:cs="Arial"/>
          <w:lang w:val="en-US"/>
        </w:rPr>
        <w:t xml:space="preserve">was </w:t>
      </w:r>
      <w:r w:rsidRPr="00ED1143">
        <w:rPr>
          <w:rFonts w:cs="Arial"/>
          <w:lang w:val="en-US"/>
        </w:rPr>
        <w:t>co</w:t>
      </w:r>
      <w:r>
        <w:rPr>
          <w:rFonts w:cs="Arial"/>
          <w:lang w:val="en-US"/>
        </w:rPr>
        <w:t xml:space="preserve">mpleted in May of </w:t>
      </w:r>
      <w:commentRangeStart w:id="140"/>
      <w:r>
        <w:rPr>
          <w:rFonts w:cs="Arial"/>
          <w:lang w:val="en-US"/>
        </w:rPr>
        <w:t>2013</w:t>
      </w:r>
      <w:commentRangeEnd w:id="140"/>
      <w:r w:rsidR="001B4811">
        <w:rPr>
          <w:rStyle w:val="CommentReference"/>
          <w:vanish/>
        </w:rPr>
        <w:commentReference w:id="140"/>
      </w:r>
      <w:r w:rsidR="00600CBE">
        <w:rPr>
          <w:rFonts w:cs="Arial"/>
          <w:lang w:val="en-US"/>
        </w:rPr>
        <w:t xml:space="preserve">. </w:t>
      </w:r>
    </w:p>
    <w:p w:rsidR="00546AE8" w:rsidRDefault="004742B4" w:rsidP="00EE1176">
      <w:pPr>
        <w:rPr>
          <w:lang w:val="en-US"/>
        </w:rPr>
      </w:pPr>
      <w:del w:id="141" w:author="Graham Klyne" w:date="2013-07-18T09:36:00Z">
        <w:r w:rsidDel="001B4811">
          <w:rPr>
            <w:lang w:val="en-US"/>
          </w:rPr>
          <w:delText xml:space="preserve">Regarding the implementation </w:delText>
        </w:r>
        <w:r w:rsidR="000B66D9" w:rsidDel="001B4811">
          <w:rPr>
            <w:lang w:val="en-US"/>
          </w:rPr>
          <w:delText xml:space="preserve">of the I&amp;A work, </w:delText>
        </w:r>
        <w:r w:rsidDel="001B4811">
          <w:rPr>
            <w:lang w:val="en-US"/>
          </w:rPr>
          <w:delText>the</w:delText>
        </w:r>
      </w:del>
      <w:ins w:id="142" w:author="Graham Klyne" w:date="2013-07-18T09:36:00Z">
        <w:r w:rsidR="001B4811">
          <w:rPr>
            <w:lang w:val="en-US"/>
          </w:rPr>
          <w:t>The</w:t>
        </w:r>
      </w:ins>
      <w:r>
        <w:rPr>
          <w:lang w:val="en-US"/>
        </w:rPr>
        <w:t xml:space="preserve"> main improvements </w:t>
      </w:r>
      <w:ins w:id="143" w:author="Graham Klyne" w:date="2013-07-18T09:36:00Z">
        <w:r w:rsidR="001B4811">
          <w:rPr>
            <w:lang w:val="en-US"/>
          </w:rPr>
          <w:t xml:space="preserve">in the I&amp;A work </w:t>
        </w:r>
      </w:ins>
      <w:del w:id="144" w:author="Graham Klyne" w:date="2013-07-18T09:36:00Z">
        <w:r w:rsidR="00EE1176" w:rsidRPr="000455DE" w:rsidDel="001B4811">
          <w:rPr>
            <w:lang w:val="en-US"/>
          </w:rPr>
          <w:delText xml:space="preserve">can be summarized </w:delText>
        </w:r>
        <w:r w:rsidR="00EE1176" w:rsidDel="001B4811">
          <w:rPr>
            <w:lang w:val="en-US"/>
          </w:rPr>
          <w:delText>on</w:delText>
        </w:r>
        <w:r w:rsidR="000B66D9" w:rsidDel="001B4811">
          <w:rPr>
            <w:lang w:val="en-US"/>
          </w:rPr>
          <w:delText xml:space="preserve"> the following</w:delText>
        </w:r>
      </w:del>
      <w:ins w:id="145" w:author="Graham Klyne" w:date="2013-07-18T09:36:00Z">
        <w:r w:rsidR="001B4811">
          <w:rPr>
            <w:lang w:val="en-US"/>
          </w:rPr>
          <w:t>are</w:t>
        </w:r>
      </w:ins>
      <w:r w:rsidR="000B66D9">
        <w:rPr>
          <w:lang w:val="en-US"/>
        </w:rPr>
        <w:t>:</w:t>
      </w:r>
      <w:r w:rsidR="00546AE8">
        <w:rPr>
          <w:lang w:val="en-US"/>
        </w:rPr>
        <w:t xml:space="preserve"> i)</w:t>
      </w:r>
      <w:r w:rsidR="00546AE8" w:rsidRPr="00546AE8">
        <w:rPr>
          <w:lang w:val="en-US"/>
        </w:rPr>
        <w:t xml:space="preserve"> </w:t>
      </w:r>
      <w:r w:rsidR="00546AE8">
        <w:rPr>
          <w:lang w:val="en-US"/>
        </w:rPr>
        <w:t>construction of a</w:t>
      </w:r>
      <w:r w:rsidR="00546AE8" w:rsidRPr="000455DE">
        <w:rPr>
          <w:lang w:val="en-US"/>
        </w:rPr>
        <w:t xml:space="preserve"> new Minim model based on </w:t>
      </w:r>
      <w:del w:id="146" w:author="Graham Klyne" w:date="2013-07-18T09:36:00Z">
        <w:r w:rsidR="00546AE8" w:rsidRPr="000455DE" w:rsidDel="001B4811">
          <w:rPr>
            <w:lang w:val="en-US"/>
          </w:rPr>
          <w:delText>new specified</w:delText>
        </w:r>
      </w:del>
      <w:ins w:id="147" w:author="Graham Klyne" w:date="2013-07-18T09:36:00Z">
        <w:r w:rsidR="001B4811">
          <w:rPr>
            <w:lang w:val="en-US"/>
          </w:rPr>
          <w:t>further exposed</w:t>
        </w:r>
      </w:ins>
      <w:r w:rsidR="00546AE8" w:rsidRPr="000455DE">
        <w:rPr>
          <w:lang w:val="en-US"/>
        </w:rPr>
        <w:t xml:space="preserve"> requirements</w:t>
      </w:r>
      <w:r w:rsidR="00546AE8">
        <w:rPr>
          <w:lang w:val="en-US"/>
        </w:rPr>
        <w:t xml:space="preserve">, ii) </w:t>
      </w:r>
      <w:r w:rsidR="00EE1176">
        <w:rPr>
          <w:lang w:val="en-US"/>
        </w:rPr>
        <w:t>design of new</w:t>
      </w:r>
      <w:r w:rsidR="00EE1176" w:rsidRPr="000455DE">
        <w:rPr>
          <w:lang w:val="en-US"/>
        </w:rPr>
        <w:t xml:space="preserve"> checklists</w:t>
      </w:r>
      <w:del w:id="148" w:author="Graham Klyne" w:date="2013-07-18T09:36:00Z">
        <w:r w:rsidR="00546AE8" w:rsidDel="001B4811">
          <w:rPr>
            <w:lang w:val="en-US"/>
          </w:rPr>
          <w:delText xml:space="preserve"> types</w:delText>
        </w:r>
      </w:del>
      <w:r w:rsidR="00EE1176" w:rsidRPr="000455DE">
        <w:rPr>
          <w:lang w:val="en-US"/>
        </w:rPr>
        <w:t>,</w:t>
      </w:r>
      <w:r w:rsidR="00546AE8">
        <w:rPr>
          <w:lang w:val="en-US"/>
        </w:rPr>
        <w:t xml:space="preserve"> iii)</w:t>
      </w:r>
      <w:r w:rsidR="00EE1176" w:rsidRPr="000455DE">
        <w:rPr>
          <w:lang w:val="en-US"/>
        </w:rPr>
        <w:t>, update</w:t>
      </w:r>
      <w:r w:rsidR="00546AE8">
        <w:rPr>
          <w:lang w:val="en-US"/>
        </w:rPr>
        <w:t>d version of</w:t>
      </w:r>
      <w:r w:rsidR="00EE1176" w:rsidRPr="000455DE">
        <w:rPr>
          <w:lang w:val="en-US"/>
        </w:rPr>
        <w:t xml:space="preserve"> the evaluation </w:t>
      </w:r>
      <w:r w:rsidR="00546AE8">
        <w:rPr>
          <w:lang w:val="en-US"/>
        </w:rPr>
        <w:t xml:space="preserve">completeness component </w:t>
      </w:r>
      <w:r w:rsidR="00EE1176" w:rsidRPr="000455DE">
        <w:rPr>
          <w:lang w:val="en-US"/>
        </w:rPr>
        <w:t>to use SPARQL1.1</w:t>
      </w:r>
      <w:r w:rsidR="00EE1176">
        <w:rPr>
          <w:lang w:val="en-US"/>
        </w:rPr>
        <w:t xml:space="preserve"> standard</w:t>
      </w:r>
      <w:r w:rsidR="00EE1176" w:rsidRPr="000455DE">
        <w:rPr>
          <w:lang w:val="en-US"/>
        </w:rPr>
        <w:t>,</w:t>
      </w:r>
      <w:r w:rsidR="00546AE8">
        <w:rPr>
          <w:lang w:val="en-US"/>
        </w:rPr>
        <w:t xml:space="preserve"> iv)</w:t>
      </w:r>
      <w:r w:rsidR="00EE1176" w:rsidRPr="000455DE">
        <w:rPr>
          <w:lang w:val="en-US"/>
        </w:rPr>
        <w:t xml:space="preserve"> </w:t>
      </w:r>
      <w:r w:rsidR="00546AE8">
        <w:rPr>
          <w:lang w:val="en-US"/>
        </w:rPr>
        <w:t>access</w:t>
      </w:r>
      <w:r w:rsidR="00EE1176" w:rsidRPr="000455DE">
        <w:rPr>
          <w:lang w:val="en-US"/>
        </w:rPr>
        <w:t xml:space="preserve"> to RODL</w:t>
      </w:r>
      <w:r w:rsidR="00EE1176">
        <w:rPr>
          <w:lang w:val="en-US"/>
        </w:rPr>
        <w:t xml:space="preserve"> repository</w:t>
      </w:r>
      <w:r w:rsidR="00EE1176" w:rsidRPr="000455DE">
        <w:rPr>
          <w:lang w:val="en-US"/>
        </w:rPr>
        <w:t xml:space="preserve"> for </w:t>
      </w:r>
      <w:del w:id="149" w:author="Graham Klyne" w:date="2013-07-18T09:37:00Z">
        <w:r w:rsidR="00EE1176" w:rsidRPr="000455DE" w:rsidDel="001B4811">
          <w:rPr>
            <w:lang w:val="en-US"/>
          </w:rPr>
          <w:delText xml:space="preserve">retrieving </w:delText>
        </w:r>
      </w:del>
      <w:r w:rsidR="00EE1176" w:rsidRPr="000455DE">
        <w:rPr>
          <w:lang w:val="en-US"/>
        </w:rPr>
        <w:t xml:space="preserve">the ROs </w:t>
      </w:r>
      <w:del w:id="150" w:author="Graham Klyne" w:date="2013-07-18T09:37:00Z">
        <w:r w:rsidR="00546AE8" w:rsidDel="001B4811">
          <w:rPr>
            <w:lang w:val="en-US"/>
          </w:rPr>
          <w:delText>and its aggregated resources</w:delText>
        </w:r>
        <w:r w:rsidR="00EE1176" w:rsidRPr="000455DE" w:rsidDel="001B4811">
          <w:rPr>
            <w:lang w:val="en-US"/>
          </w:rPr>
          <w:delText xml:space="preserve"> </w:delText>
        </w:r>
      </w:del>
      <w:r w:rsidR="00EE1176" w:rsidRPr="000455DE">
        <w:rPr>
          <w:lang w:val="en-US"/>
        </w:rPr>
        <w:t xml:space="preserve">to be evaluated, </w:t>
      </w:r>
      <w:r w:rsidR="00546AE8">
        <w:rPr>
          <w:lang w:val="en-US"/>
        </w:rPr>
        <w:t xml:space="preserve">v) </w:t>
      </w:r>
      <w:r w:rsidR="00EE1176" w:rsidRPr="000455DE">
        <w:rPr>
          <w:lang w:val="en-US"/>
        </w:rPr>
        <w:t xml:space="preserve">implementation of </w:t>
      </w:r>
      <w:r w:rsidR="00546AE8">
        <w:rPr>
          <w:lang w:val="en-US"/>
        </w:rPr>
        <w:t xml:space="preserve">a </w:t>
      </w:r>
      <w:r w:rsidR="00EE1176" w:rsidRPr="000455DE">
        <w:rPr>
          <w:lang w:val="en-US"/>
        </w:rPr>
        <w:t xml:space="preserve">new </w:t>
      </w:r>
      <w:ins w:id="151" w:author="Graham Klyne" w:date="2013-07-18T09:38:00Z">
        <w:r w:rsidR="001B4811">
          <w:rPr>
            <w:lang w:val="en-US"/>
          </w:rPr>
          <w:t xml:space="preserve">“reliability” </w:t>
        </w:r>
      </w:ins>
      <w:r w:rsidR="00EE1176" w:rsidRPr="000455DE">
        <w:rPr>
          <w:lang w:val="en-US"/>
        </w:rPr>
        <w:t>dimension</w:t>
      </w:r>
      <w:ins w:id="152" w:author="Graham Klyne" w:date="2013-07-18T09:37:00Z">
        <w:r w:rsidR="001B4811">
          <w:rPr>
            <w:lang w:val="en-US"/>
          </w:rPr>
          <w:t xml:space="preserve"> </w:t>
        </w:r>
      </w:ins>
      <w:del w:id="153" w:author="Graham Klyne" w:date="2013-07-18T09:37:00Z">
        <w:r w:rsidR="00546AE8" w:rsidDel="001B4811">
          <w:rPr>
            <w:lang w:val="en-US"/>
          </w:rPr>
          <w:delText xml:space="preserve"> so </w:delText>
        </w:r>
      </w:del>
      <w:del w:id="154" w:author="Graham Klyne" w:date="2013-07-18T09:38:00Z">
        <w:r w:rsidR="00546AE8" w:rsidDel="001B4811">
          <w:rPr>
            <w:lang w:val="en-US"/>
          </w:rPr>
          <w:delText>called reliability</w:delText>
        </w:r>
      </w:del>
      <w:r w:rsidR="00EE1176" w:rsidRPr="000455DE">
        <w:rPr>
          <w:lang w:val="en-US"/>
        </w:rPr>
        <w:t xml:space="preserve">, </w:t>
      </w:r>
      <w:del w:id="155" w:author="Graham Klyne" w:date="2013-07-18T09:39:00Z">
        <w:r w:rsidR="00546AE8" w:rsidDel="001B4811">
          <w:rPr>
            <w:lang w:val="en-US"/>
          </w:rPr>
          <w:delText>vi) extension of the Minim purposes definition to provide finer quality granulai</w:delText>
        </w:r>
      </w:del>
      <w:del w:id="156" w:author="Graham Klyne" w:date="2013-07-18T09:38:00Z">
        <w:r w:rsidR="00546AE8" w:rsidDel="001B4811">
          <w:rPr>
            <w:lang w:val="en-US"/>
          </w:rPr>
          <w:delText>r</w:delText>
        </w:r>
      </w:del>
      <w:del w:id="157" w:author="Graham Klyne" w:date="2013-07-18T09:39:00Z">
        <w:r w:rsidR="00546AE8" w:rsidDel="001B4811">
          <w:rPr>
            <w:lang w:val="en-US"/>
          </w:rPr>
          <w:delText xml:space="preserve">y, </w:delText>
        </w:r>
      </w:del>
      <w:r w:rsidR="00546AE8">
        <w:rPr>
          <w:lang w:val="en-US"/>
        </w:rPr>
        <w:t>vi</w:t>
      </w:r>
      <w:del w:id="158" w:author="Graham Klyne" w:date="2013-07-18T09:39:00Z">
        <w:r w:rsidR="00546AE8" w:rsidDel="001B4811">
          <w:rPr>
            <w:lang w:val="en-US"/>
          </w:rPr>
          <w:delText>i</w:delText>
        </w:r>
      </w:del>
      <w:r w:rsidR="00546AE8">
        <w:rPr>
          <w:lang w:val="en-US"/>
        </w:rPr>
        <w:t xml:space="preserve">) </w:t>
      </w:r>
      <w:del w:id="159" w:author="Graham Klyne" w:date="2013-07-18T09:39:00Z">
        <w:r w:rsidR="00546AE8" w:rsidDel="001B4811">
          <w:rPr>
            <w:lang w:val="en-US"/>
          </w:rPr>
          <w:delText xml:space="preserve">providing </w:delText>
        </w:r>
        <w:r w:rsidR="00EE1176" w:rsidRPr="000455DE" w:rsidDel="001B4811">
          <w:rPr>
            <w:lang w:val="en-US"/>
          </w:rPr>
          <w:delText xml:space="preserve">and </w:delText>
        </w:r>
      </w:del>
      <w:r w:rsidR="00EE1176" w:rsidRPr="000455DE">
        <w:rPr>
          <w:lang w:val="en-US"/>
        </w:rPr>
        <w:t xml:space="preserve">new </w:t>
      </w:r>
      <w:del w:id="160" w:author="Graham Klyne" w:date="2013-07-18T09:39:00Z">
        <w:r w:rsidR="00EE1176" w:rsidRPr="000455DE" w:rsidDel="001B4811">
          <w:rPr>
            <w:lang w:val="en-US"/>
          </w:rPr>
          <w:delText xml:space="preserve">visualization </w:delText>
        </w:r>
      </w:del>
      <w:ins w:id="161" w:author="Graham Klyne" w:date="2013-07-18T09:39:00Z">
        <w:r w:rsidR="001B4811">
          <w:rPr>
            <w:lang w:val="en-US"/>
          </w:rPr>
          <w:t>presentation</w:t>
        </w:r>
        <w:r w:rsidR="001B4811" w:rsidRPr="000455DE">
          <w:rPr>
            <w:lang w:val="en-US"/>
          </w:rPr>
          <w:t xml:space="preserve"> </w:t>
        </w:r>
      </w:ins>
      <w:r w:rsidR="00EE1176" w:rsidRPr="000455DE">
        <w:rPr>
          <w:lang w:val="en-US"/>
        </w:rPr>
        <w:t xml:space="preserve">tools for </w:t>
      </w:r>
      <w:r w:rsidR="00546AE8">
        <w:rPr>
          <w:lang w:val="en-US"/>
        </w:rPr>
        <w:t>the completeness, stabilit</w:t>
      </w:r>
      <w:ins w:id="162" w:author="Graham Klyne" w:date="2013-07-18T09:39:00Z">
        <w:r w:rsidR="001B4811">
          <w:rPr>
            <w:lang w:val="en-US"/>
          </w:rPr>
          <w:t>y</w:t>
        </w:r>
      </w:ins>
      <w:r w:rsidR="00546AE8">
        <w:rPr>
          <w:lang w:val="en-US"/>
        </w:rPr>
        <w:t>, and reliability dimensions, viii) storing and providing acce</w:t>
      </w:r>
      <w:ins w:id="163" w:author="Graham Klyne" w:date="2013-07-18T09:40:00Z">
        <w:r w:rsidR="001B4811">
          <w:rPr>
            <w:lang w:val="en-US"/>
          </w:rPr>
          <w:t>s</w:t>
        </w:r>
      </w:ins>
      <w:r w:rsidR="00546AE8">
        <w:rPr>
          <w:lang w:val="en-US"/>
        </w:rPr>
        <w:t xml:space="preserve">sibility to the </w:t>
      </w:r>
      <w:commentRangeStart w:id="164"/>
      <w:r w:rsidR="00546AE8">
        <w:rPr>
          <w:lang w:val="en-US"/>
        </w:rPr>
        <w:t xml:space="preserve">provenance </w:t>
      </w:r>
      <w:commentRangeEnd w:id="164"/>
      <w:r w:rsidR="001B4811">
        <w:rPr>
          <w:rStyle w:val="CommentReference"/>
          <w:vanish/>
        </w:rPr>
        <w:commentReference w:id="164"/>
      </w:r>
      <w:r w:rsidR="00546AE8">
        <w:rPr>
          <w:lang w:val="en-US"/>
        </w:rPr>
        <w:t>of the quality results as an</w:t>
      </w:r>
      <w:r w:rsidR="00123845">
        <w:rPr>
          <w:lang w:val="en-US"/>
        </w:rPr>
        <w:t xml:space="preserve"> aggregated resource (using ORE vocabulary) of the RO</w:t>
      </w:r>
      <w:r w:rsidR="00E4646D">
        <w:rPr>
          <w:lang w:val="en-US"/>
        </w:rPr>
        <w:t xml:space="preserve">, and ix) new </w:t>
      </w:r>
      <w:del w:id="165" w:author="Graham Klyne" w:date="2013-07-18T09:40:00Z">
        <w:r w:rsidR="00E4646D" w:rsidDel="001B4811">
          <w:rPr>
            <w:lang w:val="en-US"/>
          </w:rPr>
          <w:delText xml:space="preserve">visualization </w:delText>
        </w:r>
      </w:del>
      <w:ins w:id="166" w:author="Graham Klyne" w:date="2013-07-18T09:40:00Z">
        <w:r w:rsidR="001B4811">
          <w:rPr>
            <w:lang w:val="en-US"/>
          </w:rPr>
          <w:t xml:space="preserve">presentation </w:t>
        </w:r>
      </w:ins>
      <w:r w:rsidR="00E4646D">
        <w:rPr>
          <w:lang w:val="en-US"/>
        </w:rPr>
        <w:t>tools for providing quality information of a RO to end-users focused on availability and reuse of a Research Object.</w:t>
      </w:r>
    </w:p>
    <w:p w:rsidR="00E4646D" w:rsidRDefault="00E4646D" w:rsidP="00EE1176">
      <w:pPr>
        <w:rPr>
          <w:lang w:val="en-US"/>
        </w:rPr>
      </w:pPr>
      <w:r>
        <w:rPr>
          <w:rFonts w:cs="Arial"/>
          <w:lang w:val="en-US"/>
        </w:rPr>
        <w:t xml:space="preserve">Among </w:t>
      </w:r>
      <w:r w:rsidRPr="000455DE">
        <w:rPr>
          <w:lang w:val="en-US"/>
        </w:rPr>
        <w:t xml:space="preserve">other </w:t>
      </w:r>
      <w:del w:id="167" w:author="Graham Klyne" w:date="2013-07-18T09:46:00Z">
        <w:r w:rsidRPr="000455DE" w:rsidDel="00BC3DD2">
          <w:rPr>
            <w:lang w:val="en-US"/>
          </w:rPr>
          <w:delText>usef</w:delText>
        </w:r>
        <w:r w:rsidDel="00BC3DD2">
          <w:rPr>
            <w:lang w:val="en-US"/>
          </w:rPr>
          <w:delText xml:space="preserve">ul </w:delText>
        </w:r>
      </w:del>
      <w:r>
        <w:rPr>
          <w:lang w:val="en-US"/>
        </w:rPr>
        <w:t>information</w:t>
      </w:r>
      <w:ins w:id="168" w:author="Graham Klyne" w:date="2013-07-18T09:46:00Z">
        <w:r w:rsidR="00BC3DD2">
          <w:rPr>
            <w:lang w:val="en-US"/>
          </w:rPr>
          <w:t>, we would</w:t>
        </w:r>
      </w:ins>
      <w:del w:id="169" w:author="Graham Klyne" w:date="2013-07-18T09:46:00Z">
        <w:r w:rsidDel="00BC3DD2">
          <w:rPr>
            <w:lang w:val="en-US"/>
          </w:rPr>
          <w:delText xml:space="preserve"> provided by the implemented</w:delText>
        </w:r>
        <w:r w:rsidRPr="000455DE" w:rsidDel="00BC3DD2">
          <w:rPr>
            <w:lang w:val="en-US"/>
          </w:rPr>
          <w:delText xml:space="preserve"> tools is worth</w:delText>
        </w:r>
      </w:del>
      <w:r w:rsidRPr="000455DE">
        <w:rPr>
          <w:lang w:val="en-US"/>
        </w:rPr>
        <w:t xml:space="preserve"> </w:t>
      </w:r>
      <w:del w:id="170" w:author="Graham Klyne" w:date="2013-07-18T09:46:00Z">
        <w:r w:rsidRPr="000455DE" w:rsidDel="00BC3DD2">
          <w:rPr>
            <w:lang w:val="en-US"/>
          </w:rPr>
          <w:delText xml:space="preserve">to </w:delText>
        </w:r>
      </w:del>
      <w:r w:rsidRPr="000455DE">
        <w:rPr>
          <w:lang w:val="en-US"/>
        </w:rPr>
        <w:t xml:space="preserve">highlight the importance of collecting the </w:t>
      </w:r>
      <w:del w:id="171" w:author="Graham Klyne" w:date="2013-07-18T09:44:00Z">
        <w:r w:rsidRPr="000455DE" w:rsidDel="00BC3DD2">
          <w:rPr>
            <w:lang w:val="en-US"/>
          </w:rPr>
          <w:delText xml:space="preserve">provenance </w:delText>
        </w:r>
      </w:del>
      <w:ins w:id="172" w:author="Graham Klyne" w:date="2013-07-18T09:44:00Z">
        <w:r w:rsidR="00BC3DD2">
          <w:rPr>
            <w:lang w:val="en-US"/>
          </w:rPr>
          <w:t>history</w:t>
        </w:r>
        <w:r w:rsidR="00BC3DD2" w:rsidRPr="000455DE">
          <w:rPr>
            <w:lang w:val="en-US"/>
          </w:rPr>
          <w:t xml:space="preserve"> </w:t>
        </w:r>
      </w:ins>
      <w:r w:rsidRPr="000455DE">
        <w:rPr>
          <w:lang w:val="en-US"/>
        </w:rPr>
        <w:t xml:space="preserve">of the different quality </w:t>
      </w:r>
      <w:del w:id="173" w:author="Graham Klyne" w:date="2013-07-18T09:47:00Z">
        <w:r w:rsidRPr="000455DE" w:rsidDel="00BC3DD2">
          <w:rPr>
            <w:lang w:val="en-US"/>
          </w:rPr>
          <w:delText xml:space="preserve">dimension </w:delText>
        </w:r>
      </w:del>
      <w:r w:rsidRPr="000455DE">
        <w:rPr>
          <w:lang w:val="en-US"/>
        </w:rPr>
        <w:t xml:space="preserve">scores to provide a </w:t>
      </w:r>
      <w:del w:id="174" w:author="Graham Klyne" w:date="2013-07-18T09:45:00Z">
        <w:r w:rsidRPr="000455DE" w:rsidDel="00BC3DD2">
          <w:rPr>
            <w:lang w:val="en-US"/>
          </w:rPr>
          <w:delText xml:space="preserve">historical </w:delText>
        </w:r>
      </w:del>
      <w:ins w:id="175" w:author="Graham Klyne" w:date="2013-07-18T09:45:00Z">
        <w:r w:rsidR="00BC3DD2">
          <w:rPr>
            <w:lang w:val="en-US"/>
          </w:rPr>
          <w:t>longer term</w:t>
        </w:r>
        <w:r w:rsidR="00BC3DD2" w:rsidRPr="000455DE">
          <w:rPr>
            <w:lang w:val="en-US"/>
          </w:rPr>
          <w:t xml:space="preserve"> </w:t>
        </w:r>
      </w:ins>
      <w:r>
        <w:rPr>
          <w:lang w:val="en-US"/>
        </w:rPr>
        <w:t xml:space="preserve">view of the RO </w:t>
      </w:r>
      <w:del w:id="176" w:author="Graham Klyne" w:date="2013-07-18T09:47:00Z">
        <w:r w:rsidDel="00BC3DD2">
          <w:rPr>
            <w:lang w:val="en-US"/>
          </w:rPr>
          <w:delText>quality</w:delText>
        </w:r>
      </w:del>
      <w:ins w:id="177" w:author="Graham Klyne" w:date="2013-07-18T09:45:00Z">
        <w:r w:rsidR="00BC3DD2">
          <w:rPr>
            <w:lang w:val="en-US"/>
          </w:rPr>
          <w:t>stability and reliability</w:t>
        </w:r>
      </w:ins>
      <w:r>
        <w:rPr>
          <w:lang w:val="en-US"/>
        </w:rPr>
        <w:t>.</w:t>
      </w:r>
    </w:p>
    <w:p w:rsidR="009130D7" w:rsidRDefault="00E4646D" w:rsidP="00E4646D">
      <w:pPr>
        <w:rPr>
          <w:lang w:val="en-US"/>
        </w:rPr>
      </w:pPr>
      <w:r>
        <w:rPr>
          <w:lang w:val="en-US"/>
        </w:rPr>
        <w:t>F</w:t>
      </w:r>
      <w:r w:rsidR="00EE1176" w:rsidRPr="000455DE">
        <w:rPr>
          <w:lang w:val="en-US"/>
        </w:rPr>
        <w:t>urthermore</w:t>
      </w:r>
      <w:r>
        <w:rPr>
          <w:lang w:val="en-US"/>
        </w:rPr>
        <w:t>, we</w:t>
      </w:r>
      <w:r w:rsidR="00EE1176" w:rsidRPr="000455DE">
        <w:rPr>
          <w:lang w:val="en-US"/>
        </w:rPr>
        <w:t xml:space="preserve"> started the evaluation process which will be also finished before M36 and fully included in the deliverable D4.3. “Final evaluation report of the workflow integrity and authenticity maintenance”. </w:t>
      </w:r>
    </w:p>
    <w:p w:rsidR="00561376" w:rsidRDefault="004214BF" w:rsidP="00A3635A">
      <w:pPr>
        <w:rPr>
          <w:rFonts w:cs="Arial"/>
          <w:lang w:eastAsia="ar-SA"/>
        </w:rPr>
      </w:pPr>
      <w:r>
        <w:rPr>
          <w:lang w:val="en-US"/>
        </w:rPr>
        <w:t xml:space="preserve">The remainder of this document is structured as follows. Section 2 presents the provenance models, the applications which have been implemented using provenance, and the community building effort </w:t>
      </w:r>
      <w:r w:rsidR="004950DE">
        <w:rPr>
          <w:lang w:val="en-US"/>
        </w:rPr>
        <w:t xml:space="preserve">around provenance </w:t>
      </w:r>
      <w:r>
        <w:rPr>
          <w:lang w:val="en-US"/>
        </w:rPr>
        <w:t xml:space="preserve">which includes the </w:t>
      </w:r>
      <w:commentRangeStart w:id="178"/>
      <w:r>
        <w:rPr>
          <w:lang w:val="en-US"/>
        </w:rPr>
        <w:t>W3C PROV</w:t>
      </w:r>
      <w:r w:rsidRPr="004214BF">
        <w:rPr>
          <w:lang w:val="en-US"/>
        </w:rPr>
        <w:t>-O</w:t>
      </w:r>
      <w:commentRangeEnd w:id="178"/>
      <w:r w:rsidR="00BC3DD2">
        <w:rPr>
          <w:rStyle w:val="CommentReference"/>
          <w:vanish/>
        </w:rPr>
        <w:commentReference w:id="178"/>
      </w:r>
      <w:r w:rsidRPr="004214BF">
        <w:rPr>
          <w:rStyle w:val="FootnoteReference"/>
          <w:rFonts w:cs="Arial"/>
          <w:lang w:eastAsia="ar-SA"/>
        </w:rPr>
        <w:footnoteReference w:id="1"/>
      </w:r>
      <w:r w:rsidRPr="004214BF">
        <w:rPr>
          <w:lang w:val="en-US"/>
        </w:rPr>
        <w:t xml:space="preserve"> standardization</w:t>
      </w:r>
      <w:r>
        <w:rPr>
          <w:lang w:val="en-US"/>
        </w:rPr>
        <w:t xml:space="preserve">. Section </w:t>
      </w:r>
      <w:r w:rsidR="00A3635A">
        <w:rPr>
          <w:lang w:val="en-US"/>
        </w:rPr>
        <w:t xml:space="preserve">3 describes the general framework for evaluating the quality of a RO describing the interaction between the models (qualitative information) and the </w:t>
      </w:r>
      <w:del w:id="179" w:author="Graham Klyne" w:date="2013-07-18T09:50:00Z">
        <w:r w:rsidR="00A3635A" w:rsidDel="00BC3DD2">
          <w:rPr>
            <w:lang w:val="en-US"/>
          </w:rPr>
          <w:delText xml:space="preserve">visualization </w:delText>
        </w:r>
      </w:del>
      <w:ins w:id="180" w:author="Graham Klyne" w:date="2013-07-18T09:50:00Z">
        <w:r w:rsidR="00BC3DD2">
          <w:rPr>
            <w:lang w:val="en-US"/>
          </w:rPr>
          <w:t xml:space="preserve">presentation </w:t>
        </w:r>
      </w:ins>
      <w:r w:rsidR="00A3635A">
        <w:rPr>
          <w:lang w:val="en-US"/>
        </w:rPr>
        <w:t>tools (quantitative information) and how the last are based on the first to define the scores for the three dimensions completeness, stability, and reliability. Sections 4 (completenes</w:t>
      </w:r>
      <w:ins w:id="181" w:author="Graham Klyne" w:date="2013-07-18T09:50:00Z">
        <w:r w:rsidR="00BC3DD2">
          <w:rPr>
            <w:lang w:val="en-US"/>
          </w:rPr>
          <w:t>s</w:t>
        </w:r>
      </w:ins>
      <w:r w:rsidR="004950DE">
        <w:rPr>
          <w:lang w:val="en-US"/>
        </w:rPr>
        <w:t xml:space="preserve"> dimension</w:t>
      </w:r>
      <w:r w:rsidR="00A3635A">
        <w:rPr>
          <w:lang w:val="en-US"/>
        </w:rPr>
        <w:t>) and 5 (stability and reliability</w:t>
      </w:r>
      <w:r w:rsidR="004950DE">
        <w:rPr>
          <w:lang w:val="en-US"/>
        </w:rPr>
        <w:t xml:space="preserve"> dimensions</w:t>
      </w:r>
      <w:r w:rsidR="00A3635A">
        <w:rPr>
          <w:lang w:val="en-US"/>
        </w:rPr>
        <w:t>) present our current design and implementation of the I&amp;A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ED1143" w:rsidRDefault="004214BF" w:rsidP="003D3B22">
      <w:pPr>
        <w:suppressAutoHyphens/>
        <w:autoSpaceDN/>
        <w:adjustRightInd/>
        <w:rPr>
          <w:rFonts w:cs="Arial"/>
          <w:lang w:eastAsia="ar-SA"/>
        </w:rPr>
      </w:pPr>
    </w:p>
    <w:p w:rsidR="003B69B1" w:rsidRPr="00ED1143" w:rsidRDefault="00E95CE0" w:rsidP="0009146B">
      <w:pPr>
        <w:pStyle w:val="Heading2"/>
        <w:numPr>
          <w:numberingChange w:id="182" w:author="Graham Klyne" w:date="2013-07-18T09:00:00Z" w:original="%1:1:0:.%2:1:0:"/>
        </w:numPr>
      </w:pPr>
      <w:bookmarkStart w:id="183" w:name="_Ref293674529"/>
      <w:bookmarkStart w:id="184" w:name="_Toc361755187"/>
      <w:r w:rsidRPr="00ED1143">
        <w:t>Technical Context</w:t>
      </w:r>
      <w:bookmarkEnd w:id="183"/>
      <w:bookmarkEnd w:id="184"/>
    </w:p>
    <w:p w:rsidR="00D5653F" w:rsidRPr="006B6166" w:rsidRDefault="0024269C" w:rsidP="003D3B22">
      <w:pPr>
        <w:suppressAutoHyphens/>
        <w:autoSpaceDN/>
        <w:adjustRightInd/>
        <w:rPr>
          <w:rFonts w:cs="Arial"/>
          <w:szCs w:val="22"/>
        </w:rPr>
      </w:pPr>
      <w:r w:rsidRPr="006B6166">
        <w:rPr>
          <w:rFonts w:cs="Arial"/>
          <w:lang w:eastAsia="ar-SA"/>
        </w:rPr>
        <w:t xml:space="preserve">During the implementation of the integrity and authenticity </w:t>
      </w:r>
      <w:del w:id="185" w:author="Graham Klyne" w:date="2013-07-18T09:53:00Z">
        <w:r w:rsidRPr="006B6166" w:rsidDel="00BC3DD2">
          <w:rPr>
            <w:rFonts w:cs="Arial"/>
            <w:lang w:eastAsia="ar-SA"/>
          </w:rPr>
          <w:delText xml:space="preserve">prototype </w:delText>
        </w:r>
      </w:del>
      <w:ins w:id="186" w:author="Graham Klyne" w:date="2013-07-18T09:53:00Z">
        <w:r w:rsidR="00BC3DD2">
          <w:rPr>
            <w:rFonts w:cs="Arial"/>
            <w:lang w:eastAsia="ar-SA"/>
          </w:rPr>
          <w:t>components</w:t>
        </w:r>
        <w:r w:rsidR="00BC3DD2" w:rsidRPr="006B6166">
          <w:rPr>
            <w:rFonts w:cs="Arial"/>
            <w:lang w:eastAsia="ar-SA"/>
          </w:rPr>
          <w:t xml:space="preserve"> </w:t>
        </w:r>
      </w:ins>
      <w:r w:rsidRPr="006B6166">
        <w:rPr>
          <w:rFonts w:cs="Arial"/>
          <w:lang w:eastAsia="ar-SA"/>
        </w:rPr>
        <w:t>w</w:t>
      </w:r>
      <w:r w:rsidR="00E95CE0" w:rsidRPr="006B6166">
        <w:rPr>
          <w:rFonts w:cs="Arial"/>
          <w:lang w:eastAsia="ar-SA"/>
        </w:rPr>
        <w:t xml:space="preserve">e </w:t>
      </w:r>
      <w:r w:rsidR="00D5653F" w:rsidRPr="006B6166">
        <w:rPr>
          <w:rFonts w:cs="Arial"/>
          <w:lang w:eastAsia="ar-SA"/>
        </w:rPr>
        <w:t xml:space="preserve">have made some </w:t>
      </w:r>
      <w:r w:rsidR="0077104E" w:rsidRPr="006B6166">
        <w:rPr>
          <w:rFonts w:cs="Arial"/>
          <w:lang w:eastAsia="ar-SA"/>
        </w:rPr>
        <w:t>decisions</w:t>
      </w:r>
      <w:r w:rsidR="00E95CE0" w:rsidRPr="006B6166">
        <w:rPr>
          <w:rFonts w:cs="Arial"/>
          <w:lang w:eastAsia="ar-SA"/>
        </w:rPr>
        <w:t xml:space="preserve"> about the technical environment within which Wf4Ever </w:t>
      </w:r>
      <w:r w:rsidR="00D5653F" w:rsidRPr="006B6166">
        <w:rPr>
          <w:rFonts w:cs="Arial"/>
          <w:lang w:eastAsia="ar-SA"/>
        </w:rPr>
        <w:t xml:space="preserve">is being </w:t>
      </w:r>
      <w:r w:rsidR="00E95CE0" w:rsidRPr="006B6166">
        <w:rPr>
          <w:rFonts w:cs="Arial"/>
          <w:lang w:eastAsia="ar-SA"/>
        </w:rPr>
        <w:t xml:space="preserve">deployed. </w:t>
      </w:r>
      <w:r w:rsidR="00E95CE0" w:rsidRPr="006B6166">
        <w:rPr>
          <w:rFonts w:cs="Arial"/>
          <w:szCs w:val="22"/>
        </w:rPr>
        <w:t>These are</w:t>
      </w:r>
      <w:r w:rsidR="00D5653F" w:rsidRPr="006B6166">
        <w:rPr>
          <w:rFonts w:cs="Arial"/>
          <w:szCs w:val="22"/>
        </w:rPr>
        <w:t>:</w:t>
      </w:r>
    </w:p>
    <w:p w:rsidR="00E95CE0" w:rsidRPr="006B6166" w:rsidRDefault="00E95CE0" w:rsidP="003D3B22">
      <w:pPr>
        <w:numPr>
          <w:ilvl w:val="0"/>
          <w:numId w:val="5"/>
          <w:numberingChange w:id="187" w:author="Graham Klyne" w:date="2013-07-18T09:00:00Z" w:original=""/>
        </w:numPr>
        <w:suppressAutoHyphens/>
        <w:autoSpaceDN/>
        <w:adjustRightInd/>
        <w:rPr>
          <w:rFonts w:cs="Arial"/>
          <w:lang w:eastAsia="ar-SA"/>
        </w:rPr>
      </w:pPr>
      <w:r w:rsidRPr="006B6166">
        <w:rPr>
          <w:rFonts w:cs="Arial"/>
          <w:lang w:eastAsia="ar-SA"/>
        </w:rPr>
        <w:t>The system operates in the environment of the World Wide Web, supporting normal Web capabilities of retrieval, linking, etc. As such, URIs are used to denote arbitrary concepts, object types, etc. Concepts and entities manipulated by Wf4Ever are preferably identified us</w:t>
      </w:r>
      <w:r w:rsidR="00D5653F" w:rsidRPr="006B6166">
        <w:rPr>
          <w:rFonts w:cs="Arial"/>
          <w:lang w:eastAsia="ar-SA"/>
        </w:rPr>
        <w:t>ing URIs</w:t>
      </w:r>
    </w:p>
    <w:p w:rsidR="00E95CE0" w:rsidRPr="006B6166" w:rsidRDefault="00D5653F" w:rsidP="003D3B22">
      <w:pPr>
        <w:numPr>
          <w:ilvl w:val="0"/>
          <w:numId w:val="5"/>
          <w:numberingChange w:id="188" w:author="Graham Klyne" w:date="2013-07-18T09:00:00Z" w:original=""/>
        </w:numPr>
        <w:suppressAutoHyphens/>
        <w:autoSpaceDN/>
        <w:adjustRightInd/>
        <w:rPr>
          <w:rFonts w:cs="Arial"/>
          <w:lang w:eastAsia="ar-SA"/>
        </w:rPr>
      </w:pPr>
      <w:r w:rsidRPr="006B6166">
        <w:rPr>
          <w:rFonts w:cs="Arial"/>
          <w:lang w:eastAsia="ar-SA"/>
        </w:rPr>
        <w:t>I</w:t>
      </w:r>
      <w:r w:rsidR="00E95CE0" w:rsidRPr="006B6166">
        <w:rPr>
          <w:rFonts w:cs="Arial"/>
          <w:lang w:eastAsia="ar-SA"/>
        </w:rPr>
        <w:t xml:space="preserve">nterfaces </w:t>
      </w:r>
      <w:r w:rsidRPr="006B6166">
        <w:rPr>
          <w:rFonts w:cs="Arial"/>
          <w:lang w:eastAsia="ar-SA"/>
        </w:rPr>
        <w:t xml:space="preserve">of the developed </w:t>
      </w:r>
      <w:r w:rsidR="00E95CE0" w:rsidRPr="006B6166">
        <w:rPr>
          <w:rFonts w:cs="Arial"/>
          <w:lang w:eastAsia="ar-SA"/>
        </w:rPr>
        <w:t xml:space="preserve">components </w:t>
      </w:r>
      <w:r w:rsidRPr="006B6166">
        <w:rPr>
          <w:rFonts w:cs="Arial"/>
          <w:lang w:eastAsia="ar-SA"/>
        </w:rPr>
        <w:t>have used H</w:t>
      </w:r>
      <w:r w:rsidR="00E95CE0" w:rsidRPr="006B6166">
        <w:rPr>
          <w:rFonts w:cs="Arial"/>
          <w:lang w:eastAsia="ar-SA"/>
        </w:rPr>
        <w:t>TTP</w:t>
      </w:r>
      <w:r w:rsidRPr="006B6166">
        <w:rPr>
          <w:rFonts w:cs="Arial"/>
          <w:lang w:eastAsia="ar-SA"/>
        </w:rPr>
        <w:t>/</w:t>
      </w:r>
      <w:r w:rsidR="00E95CE0" w:rsidRPr="006B6166">
        <w:rPr>
          <w:rFonts w:cs="Arial"/>
          <w:lang w:eastAsia="ar-SA"/>
        </w:rPr>
        <w:t>RESTful</w:t>
      </w:r>
      <w:ins w:id="189" w:author="Graham Klyne" w:date="2013-07-18T09:54:00Z">
        <w:r w:rsidR="008D5DBE">
          <w:rPr>
            <w:rFonts w:cs="Arial"/>
            <w:lang w:eastAsia="ar-SA"/>
          </w:rPr>
          <w:t xml:space="preserve"> interfaces.</w:t>
        </w:r>
      </w:ins>
    </w:p>
    <w:p w:rsidR="00F450B9" w:rsidRPr="006B6166" w:rsidRDefault="00D5653F" w:rsidP="003D3B22">
      <w:pPr>
        <w:numPr>
          <w:ilvl w:val="0"/>
          <w:numId w:val="5"/>
          <w:numberingChange w:id="190" w:author="Graham Klyne" w:date="2013-07-18T09:00:00Z" w:original=""/>
        </w:numPr>
        <w:suppressAutoHyphens/>
        <w:autoSpaceDN/>
        <w:adjustRightInd/>
        <w:ind w:left="709"/>
        <w:rPr>
          <w:rFonts w:cs="Arial"/>
          <w:lang w:eastAsia="ar-SA"/>
        </w:rPr>
      </w:pPr>
      <w:r w:rsidRPr="006B6166">
        <w:rPr>
          <w:rFonts w:cs="Arial"/>
          <w:lang w:eastAsia="ar-SA"/>
        </w:rPr>
        <w:t>Research Objects</w:t>
      </w:r>
      <w:r w:rsidR="00F450B9" w:rsidRPr="006B6166">
        <w:rPr>
          <w:rFonts w:cs="Arial"/>
          <w:lang w:eastAsia="ar-SA"/>
        </w:rPr>
        <w:t xml:space="preserve"> </w:t>
      </w:r>
      <w:r w:rsidR="00D93646" w:rsidRPr="006B6166">
        <w:rPr>
          <w:rFonts w:cs="Arial"/>
          <w:lang w:eastAsia="ar-SA"/>
        </w:rPr>
        <w:t xml:space="preserve">(RO) </w:t>
      </w:r>
      <w:r w:rsidR="00F450B9" w:rsidRPr="006B6166">
        <w:rPr>
          <w:rFonts w:cs="Arial"/>
          <w:lang w:eastAsia="ar-SA"/>
        </w:rPr>
        <w:t xml:space="preserve">are the </w:t>
      </w:r>
      <w:del w:id="191" w:author="Graham Klyne" w:date="2013-07-18T09:54:00Z">
        <w:r w:rsidR="00F450B9" w:rsidRPr="006B6166" w:rsidDel="008D5DBE">
          <w:rPr>
            <w:rFonts w:cs="Arial"/>
            <w:lang w:eastAsia="ar-SA"/>
          </w:rPr>
          <w:delText>main piece of</w:delText>
        </w:r>
      </w:del>
      <w:ins w:id="192" w:author="Graham Klyne" w:date="2013-07-18T09:54:00Z">
        <w:r w:rsidR="008D5DBE">
          <w:rPr>
            <w:rFonts w:cs="Arial"/>
            <w:lang w:eastAsia="ar-SA"/>
          </w:rPr>
          <w:t>central</w:t>
        </w:r>
      </w:ins>
      <w:r w:rsidR="00F450B9" w:rsidRPr="006B6166">
        <w:rPr>
          <w:rFonts w:cs="Arial"/>
          <w:lang w:eastAsia="ar-SA"/>
        </w:rPr>
        <w:t xml:space="preserve"> </w:t>
      </w:r>
      <w:ins w:id="193" w:author="Graham Klyne" w:date="2013-07-18T09:55:00Z">
        <w:r w:rsidR="008D5DBE">
          <w:rPr>
            <w:rFonts w:cs="Arial"/>
            <w:lang w:eastAsia="ar-SA"/>
          </w:rPr>
          <w:t xml:space="preserve">digital </w:t>
        </w:r>
      </w:ins>
      <w:r w:rsidR="00F450B9" w:rsidRPr="006B6166">
        <w:rPr>
          <w:rFonts w:cs="Arial"/>
          <w:lang w:eastAsia="ar-SA"/>
        </w:rPr>
        <w:t>information</w:t>
      </w:r>
      <w:ins w:id="194" w:author="Graham Klyne" w:date="2013-07-18T09:54:00Z">
        <w:r w:rsidR="008D5DBE">
          <w:rPr>
            <w:rFonts w:cs="Arial"/>
            <w:lang w:eastAsia="ar-SA"/>
          </w:rPr>
          <w:t xml:space="preserve"> structure</w:t>
        </w:r>
      </w:ins>
      <w:r w:rsidR="00F450B9" w:rsidRPr="006B6166">
        <w:rPr>
          <w:rFonts w:cs="Arial"/>
          <w:lang w:eastAsia="ar-SA"/>
        </w:rPr>
        <w:t xml:space="preserve"> used </w:t>
      </w:r>
      <w:del w:id="195" w:author="Graham Klyne" w:date="2013-07-18T09:54:00Z">
        <w:r w:rsidR="00F450B9" w:rsidRPr="006B6166" w:rsidDel="008D5DBE">
          <w:rPr>
            <w:rFonts w:cs="Arial"/>
            <w:lang w:eastAsia="ar-SA"/>
          </w:rPr>
          <w:delText>which are</w:delText>
        </w:r>
      </w:del>
      <w:ins w:id="196" w:author="Graham Klyne" w:date="2013-07-18T09:54:00Z">
        <w:r w:rsidR="008D5DBE">
          <w:rPr>
            <w:rFonts w:cs="Arial"/>
            <w:lang w:eastAsia="ar-SA"/>
          </w:rPr>
          <w:t>to represent</w:t>
        </w:r>
      </w:ins>
      <w:r w:rsidR="00F450B9" w:rsidRPr="006B6166">
        <w:rPr>
          <w:rFonts w:cs="Arial"/>
          <w:lang w:eastAsia="ar-SA"/>
        </w:rPr>
        <w:t xml:space="preserve"> </w:t>
      </w:r>
      <w:del w:id="197" w:author="Graham Klyne" w:date="2013-07-18T09:55:00Z">
        <w:r w:rsidR="00F450B9" w:rsidRPr="006B6166" w:rsidDel="008D5DBE">
          <w:rPr>
            <w:rFonts w:cs="Arial"/>
            <w:lang w:eastAsia="ar-SA"/>
          </w:rPr>
          <w:delText>the digitalizat</w:delText>
        </w:r>
        <w:r w:rsidR="0024269C" w:rsidRPr="006B6166" w:rsidDel="008D5DBE">
          <w:rPr>
            <w:rFonts w:cs="Arial"/>
            <w:lang w:eastAsia="ar-SA"/>
          </w:rPr>
          <w:delText xml:space="preserve">ion of </w:delText>
        </w:r>
      </w:del>
      <w:r w:rsidR="0024269C" w:rsidRPr="006B6166">
        <w:rPr>
          <w:rFonts w:cs="Arial"/>
          <w:lang w:eastAsia="ar-SA"/>
        </w:rPr>
        <w:t>a scientific experiment</w:t>
      </w:r>
      <w:ins w:id="198" w:author="Graham Klyne" w:date="2013-07-18T09:55:00Z">
        <w:r w:rsidR="008D5DBE">
          <w:rPr>
            <w:rFonts w:cs="Arial"/>
            <w:lang w:eastAsia="ar-SA"/>
          </w:rPr>
          <w:t xml:space="preserve"> and its context.</w:t>
        </w:r>
      </w:ins>
    </w:p>
    <w:p w:rsidR="00E95CE0" w:rsidRPr="006B6166" w:rsidRDefault="008D5DBE" w:rsidP="003D3B22">
      <w:pPr>
        <w:numPr>
          <w:ilvl w:val="0"/>
          <w:numId w:val="5"/>
          <w:numberingChange w:id="199" w:author="Graham Klyne" w:date="2013-07-18T09:00:00Z" w:original=""/>
        </w:numPr>
        <w:suppressAutoHyphens/>
        <w:autoSpaceDN/>
        <w:adjustRightInd/>
        <w:rPr>
          <w:rFonts w:cs="Arial"/>
          <w:lang w:eastAsia="ar-SA"/>
        </w:rPr>
      </w:pPr>
      <w:ins w:id="200" w:author="Graham Klyne" w:date="2013-07-18T09:56:00Z">
        <w:r>
          <w:rPr>
            <w:rFonts w:cs="Arial"/>
            <w:lang w:eastAsia="ar-SA"/>
          </w:rPr>
          <w:t>Among other things, a</w:t>
        </w:r>
      </w:ins>
      <w:del w:id="201" w:author="Graham Klyne" w:date="2013-07-18T09:56:00Z">
        <w:r w:rsidR="00E95CE0" w:rsidRPr="006B6166" w:rsidDel="008D5DBE">
          <w:rPr>
            <w:rFonts w:cs="Arial"/>
            <w:lang w:eastAsia="ar-SA"/>
          </w:rPr>
          <w:delText>A</w:delText>
        </w:r>
      </w:del>
      <w:r w:rsidR="002E4325" w:rsidRPr="006B6166">
        <w:rPr>
          <w:rFonts w:cs="Arial"/>
          <w:lang w:eastAsia="ar-SA"/>
        </w:rPr>
        <w:t>n</w:t>
      </w:r>
      <w:r w:rsidR="00E95CE0" w:rsidRPr="006B6166">
        <w:rPr>
          <w:rFonts w:cs="Arial"/>
          <w:lang w:eastAsia="ar-SA"/>
        </w:rPr>
        <w:t xml:space="preserve"> RO contain</w:t>
      </w:r>
      <w:r w:rsidR="00F450B9" w:rsidRPr="006B6166">
        <w:rPr>
          <w:rFonts w:cs="Arial"/>
          <w:lang w:eastAsia="ar-SA"/>
        </w:rPr>
        <w:t>s</w:t>
      </w:r>
      <w:r w:rsidR="00E95CE0" w:rsidRPr="006B6166">
        <w:rPr>
          <w:rFonts w:cs="Arial"/>
          <w:lang w:eastAsia="ar-SA"/>
        </w:rPr>
        <w:t xml:space="preserve"> metadata about provenance of its </w:t>
      </w:r>
      <w:r w:rsidR="0024269C" w:rsidRPr="006B6166">
        <w:rPr>
          <w:rFonts w:cs="Arial"/>
          <w:lang w:eastAsia="ar-SA"/>
        </w:rPr>
        <w:t>lifecycle</w:t>
      </w:r>
      <w:r w:rsidR="00E95CE0" w:rsidRPr="006B6166">
        <w:rPr>
          <w:rFonts w:cs="Arial"/>
          <w:lang w:eastAsia="ar-SA"/>
        </w:rPr>
        <w:t xml:space="preserve">, and also </w:t>
      </w:r>
      <w:r w:rsidR="0024269C" w:rsidRPr="006B6166">
        <w:rPr>
          <w:rFonts w:cs="Arial"/>
          <w:lang w:eastAsia="ar-SA"/>
        </w:rPr>
        <w:t xml:space="preserve">about </w:t>
      </w:r>
      <w:del w:id="202" w:author="Graham Klyne" w:date="2013-07-18T09:55:00Z">
        <w:r w:rsidR="0024269C" w:rsidRPr="006B6166" w:rsidDel="008D5DBE">
          <w:rPr>
            <w:rFonts w:cs="Arial"/>
            <w:lang w:eastAsia="ar-SA"/>
          </w:rPr>
          <w:delText xml:space="preserve">its </w:delText>
        </w:r>
      </w:del>
      <w:ins w:id="203" w:author="Graham Klyne" w:date="2013-07-18T09:55:00Z">
        <w:r>
          <w:rPr>
            <w:rFonts w:cs="Arial"/>
            <w:lang w:eastAsia="ar-SA"/>
          </w:rPr>
          <w:t>the execution of any workflows that it uses</w:t>
        </w:r>
      </w:ins>
      <w:ins w:id="204" w:author="Graham Klyne" w:date="2013-07-18T09:56:00Z">
        <w:r>
          <w:rPr>
            <w:rFonts w:cs="Arial"/>
            <w:lang w:eastAsia="ar-SA"/>
          </w:rPr>
          <w:t>.</w:t>
        </w:r>
      </w:ins>
      <w:del w:id="205" w:author="Graham Klyne" w:date="2013-07-18T09:56:00Z">
        <w:r w:rsidR="0024269C" w:rsidRPr="006B6166" w:rsidDel="008D5DBE">
          <w:rPr>
            <w:rFonts w:cs="Arial"/>
            <w:lang w:eastAsia="ar-SA"/>
          </w:rPr>
          <w:delText>execution</w:delText>
        </w:r>
      </w:del>
    </w:p>
    <w:p w:rsidR="004950DE" w:rsidRPr="004950DE" w:rsidRDefault="00450532" w:rsidP="004950DE">
      <w:pPr>
        <w:numPr>
          <w:ilvl w:val="0"/>
          <w:numId w:val="5"/>
          <w:numberingChange w:id="206" w:author="Graham Klyne" w:date="2013-07-18T09:00:00Z" w:original=""/>
        </w:numPr>
        <w:suppressAutoHyphens/>
        <w:autoSpaceDN/>
        <w:adjustRightInd/>
        <w:rPr>
          <w:rFonts w:cs="Arial"/>
          <w:lang w:eastAsia="ar-SA"/>
        </w:rPr>
      </w:pPr>
      <w:r w:rsidRPr="006B6166">
        <w:rPr>
          <w:rFonts w:cs="Arial"/>
          <w:lang w:eastAsia="ar-SA"/>
        </w:rPr>
        <w:t xml:space="preserve">The provenance information has been modelled by the evolution ontology (roevo) and the provenance of workflow results </w:t>
      </w:r>
      <w:r w:rsidR="0077104E" w:rsidRPr="006B6166">
        <w:rPr>
          <w:rFonts w:cs="Arial"/>
          <w:lang w:eastAsia="ar-SA"/>
        </w:rPr>
        <w:t>ontology (wfprov)</w:t>
      </w:r>
      <w:ins w:id="207" w:author="Graham Klyne" w:date="2013-07-18T09:56:00Z">
        <w:r w:rsidR="008D5DBE">
          <w:rPr>
            <w:rFonts w:cs="Arial"/>
            <w:lang w:eastAsia="ar-SA"/>
          </w:rPr>
          <w:t>, which are based on the W3C PROV ontology, and represented</w:t>
        </w:r>
      </w:ins>
      <w:r w:rsidR="0077104E" w:rsidRPr="006B6166">
        <w:rPr>
          <w:rFonts w:cs="Arial"/>
          <w:lang w:eastAsia="ar-SA"/>
        </w:rPr>
        <w:t xml:space="preserve"> </w:t>
      </w:r>
      <w:del w:id="208" w:author="Graham Klyne" w:date="2013-07-18T09:56:00Z">
        <w:r w:rsidR="0077104E" w:rsidRPr="006B6166" w:rsidDel="008D5DBE">
          <w:rPr>
            <w:rFonts w:cs="Arial"/>
            <w:lang w:eastAsia="ar-SA"/>
          </w:rPr>
          <w:delText xml:space="preserve">by </w:delText>
        </w:r>
      </w:del>
      <w:r w:rsidR="0077104E" w:rsidRPr="006B6166">
        <w:rPr>
          <w:rFonts w:cs="Arial"/>
          <w:lang w:eastAsia="ar-SA"/>
        </w:rPr>
        <w:t>using OWL</w:t>
      </w:r>
      <w:r w:rsidR="0072488C" w:rsidRPr="006B6166">
        <w:rPr>
          <w:rStyle w:val="FootnoteReference"/>
          <w:rFonts w:cs="Arial"/>
          <w:lang w:eastAsia="ar-SA"/>
        </w:rPr>
        <w:footnoteReference w:id="2"/>
      </w:r>
      <w:r w:rsidR="004950DE">
        <w:rPr>
          <w:rFonts w:cs="Arial"/>
          <w:lang w:eastAsia="ar-SA"/>
        </w:rPr>
        <w:t>.</w:t>
      </w:r>
    </w:p>
    <w:p w:rsidR="004214BF" w:rsidRPr="006B6166" w:rsidRDefault="004214BF" w:rsidP="004214BF">
      <w:pPr>
        <w:suppressAutoHyphens/>
        <w:autoSpaceDN/>
        <w:adjustRightInd/>
        <w:rPr>
          <w:rFonts w:cs="Arial"/>
          <w:lang w:eastAsia="ar-SA"/>
        </w:rPr>
      </w:pPr>
    </w:p>
    <w:p w:rsidR="003B69B1" w:rsidRPr="00ED1143" w:rsidRDefault="008D0CB4" w:rsidP="0009146B">
      <w:pPr>
        <w:pStyle w:val="Heading2"/>
        <w:numPr>
          <w:numberingChange w:id="209" w:author="Graham Klyne" w:date="2013-07-18T09:00:00Z" w:original="%1:1:0:.%2:2:0:"/>
        </w:numPr>
      </w:pPr>
      <w:bookmarkStart w:id="210" w:name="_Toc361755188"/>
      <w:r w:rsidRPr="00ED1143">
        <w:t>Relation with Other WPs</w:t>
      </w:r>
      <w:bookmarkEnd w:id="210"/>
    </w:p>
    <w:p w:rsidR="005B7154" w:rsidRPr="00ED1143" w:rsidRDefault="005B7154" w:rsidP="003D3B22">
      <w:bookmarkStart w:id="211" w:name="_Ref330801029"/>
      <w:bookmarkStart w:id="212" w:name="_Ref330801036"/>
      <w:bookmarkStart w:id="213" w:name="_Ref330801041"/>
      <w:bookmarkStart w:id="214" w:name="_Ref330801044"/>
      <w:r w:rsidRPr="004950DE">
        <w:t>Our work in WP4 about integrity and authenticity evaluation relies on different aspects that are treated elsewhere in the project</w:t>
      </w:r>
      <w:r w:rsidR="00AC3371" w:rsidRPr="004950DE">
        <w:t>.</w:t>
      </w:r>
      <w:r w:rsidRPr="004950DE">
        <w:t xml:space="preserve"> The main information units</w:t>
      </w:r>
      <w:r w:rsidR="00400BF1" w:rsidRPr="004950DE">
        <w:t xml:space="preserve"> </w:t>
      </w:r>
      <w:r w:rsidRPr="004950DE">
        <w:t>under study are ROs, whose representation is treated as part of WP2 work. Likewise, aspects about provenance dealing with RO evolution and versioning are addressed in combination with WP3. On the other hand, the evaluation of RO integ</w:t>
      </w:r>
      <w:r w:rsidR="009130D7" w:rsidRPr="004950DE">
        <w:t xml:space="preserve">rity and authenticity provides </w:t>
      </w:r>
      <w:r w:rsidRPr="004950DE">
        <w:t>end users in WP5 and WP6 with valuable criteria to get some insight on the quality of R</w:t>
      </w:r>
      <w:r w:rsidR="004950DE">
        <w:t>Os for the main purposes of availability and reuse.</w:t>
      </w:r>
      <w:r w:rsidRPr="004950DE">
        <w:t xml:space="preserve"> There is also a strong </w:t>
      </w:r>
      <w:del w:id="215" w:author="Graham Klyne" w:date="2013-07-18T09:58:00Z">
        <w:r w:rsidRPr="004950DE" w:rsidDel="008D5DBE">
          <w:delText xml:space="preserve">relation </w:delText>
        </w:r>
      </w:del>
      <w:ins w:id="216" w:author="Graham Klyne" w:date="2013-07-18T09:58:00Z">
        <w:r w:rsidR="008D5DBE">
          <w:t>interaction</w:t>
        </w:r>
        <w:r w:rsidR="008D5DBE" w:rsidRPr="004950DE">
          <w:t xml:space="preserve"> </w:t>
        </w:r>
      </w:ins>
      <w:r w:rsidRPr="004950DE">
        <w:t xml:space="preserve">with the overall integration of </w:t>
      </w:r>
      <w:ins w:id="217" w:author="Graham Klyne" w:date="2013-07-18T10:00:00Z">
        <w:r w:rsidR="008D5DBE">
          <w:t xml:space="preserve">Wf4Ever </w:t>
        </w:r>
      </w:ins>
      <w:del w:id="218" w:author="Graham Klyne" w:date="2013-07-18T09:58:00Z">
        <w:r w:rsidRPr="004950DE" w:rsidDel="008D5DBE">
          <w:delText xml:space="preserve">the </w:delText>
        </w:r>
      </w:del>
      <w:r w:rsidRPr="004950DE">
        <w:t>project</w:t>
      </w:r>
      <w:ins w:id="219" w:author="Graham Klyne" w:date="2013-07-18T09:58:00Z">
        <w:r w:rsidR="008D5DBE">
          <w:t xml:space="preserve"> elements,</w:t>
        </w:r>
      </w:ins>
      <w:r w:rsidRPr="004950DE">
        <w:t xml:space="preserve"> </w:t>
      </w:r>
      <w:del w:id="220" w:author="Graham Klyne" w:date="2013-07-18T09:59:00Z">
        <w:r w:rsidRPr="004950DE" w:rsidDel="008D5DBE">
          <w:delText xml:space="preserve">and </w:delText>
        </w:r>
      </w:del>
      <w:ins w:id="221" w:author="Graham Klyne" w:date="2013-07-18T09:59:00Z">
        <w:r w:rsidR="008D5DBE">
          <w:t>along with</w:t>
        </w:r>
        <w:r w:rsidR="008D5DBE" w:rsidRPr="004950DE">
          <w:t xml:space="preserve"> </w:t>
        </w:r>
      </w:ins>
      <w:r w:rsidRPr="004950DE">
        <w:t>us</w:t>
      </w:r>
      <w:r w:rsidR="009130D7" w:rsidRPr="004950DE">
        <w:t xml:space="preserve">er interfacing aspects </w:t>
      </w:r>
      <w:del w:id="222" w:author="Graham Klyne" w:date="2013-07-18T09:59:00Z">
        <w:r w:rsidR="009130D7" w:rsidRPr="004950DE" w:rsidDel="008D5DBE">
          <w:delText xml:space="preserve">like </w:delText>
        </w:r>
      </w:del>
      <w:ins w:id="223" w:author="Graham Klyne" w:date="2013-07-18T09:59:00Z">
        <w:r w:rsidR="008D5DBE">
          <w:t>and</w:t>
        </w:r>
        <w:r w:rsidR="008D5DBE" w:rsidRPr="004950DE">
          <w:t xml:space="preserve"> </w:t>
        </w:r>
      </w:ins>
      <w:r w:rsidR="009130D7" w:rsidRPr="004950DE">
        <w:t xml:space="preserve">RO </w:t>
      </w:r>
      <w:del w:id="224" w:author="Graham Klyne" w:date="2013-07-18T09:59:00Z">
        <w:r w:rsidRPr="004950DE" w:rsidDel="008D5DBE">
          <w:delText>visualization</w:delText>
        </w:r>
      </w:del>
      <w:ins w:id="225" w:author="Graham Klyne" w:date="2013-07-18T09:59:00Z">
        <w:r w:rsidR="008D5DBE">
          <w:t>presentation</w:t>
        </w:r>
      </w:ins>
      <w:r w:rsidRPr="004950DE">
        <w:t xml:space="preserve">, </w:t>
      </w:r>
      <w:del w:id="226" w:author="Graham Klyne" w:date="2013-07-18T09:59:00Z">
        <w:r w:rsidRPr="004950DE" w:rsidDel="008D5DBE">
          <w:delText xml:space="preserve">being </w:delText>
        </w:r>
      </w:del>
      <w:r w:rsidRPr="004950DE">
        <w:t xml:space="preserve">addressed in WP1. Therefore, </w:t>
      </w:r>
      <w:r w:rsidR="008D1A59" w:rsidRPr="004950DE">
        <w:t xml:space="preserve">for a better understanding of the document we recommend it </w:t>
      </w:r>
      <w:r w:rsidR="00D345E4" w:rsidRPr="004950DE">
        <w:t xml:space="preserve">be read </w:t>
      </w:r>
      <w:r w:rsidR="00E864FD" w:rsidRPr="004950DE">
        <w:t>together</w:t>
      </w:r>
      <w:r w:rsidR="00D345E4" w:rsidRPr="004950DE">
        <w:t xml:space="preserve"> with </w:t>
      </w:r>
      <w:r w:rsidRPr="004950DE">
        <w:t xml:space="preserve">deliverables produced </w:t>
      </w:r>
      <w:r w:rsidR="00D345E4" w:rsidRPr="004950DE">
        <w:t xml:space="preserve">by other </w:t>
      </w:r>
      <w:r w:rsidRPr="004950DE">
        <w:t>technical WPs</w:t>
      </w:r>
      <w:r w:rsidR="00D345E4" w:rsidRPr="004950DE">
        <w:t>, including</w:t>
      </w:r>
      <w:r w:rsidRPr="004950DE">
        <w:t xml:space="preserve"> </w:t>
      </w:r>
      <w:r w:rsidR="004950DE">
        <w:rPr>
          <w:lang w:val="en-US"/>
        </w:rPr>
        <w:t>D1.4v2 [D1.4v2], D2.2v2 [D2.2v2], D3.2v2 [D3.2v2], and D4.2v1 [D4.2v1].</w:t>
      </w:r>
      <w:r w:rsidRPr="00ED1143">
        <w:t xml:space="preserve"> </w:t>
      </w:r>
    </w:p>
    <w:p w:rsidR="00E95CE0" w:rsidRPr="00ED1143" w:rsidRDefault="00A37B61" w:rsidP="003D3B22">
      <w:pPr>
        <w:pStyle w:val="Heading1"/>
        <w:numPr>
          <w:numberingChange w:id="227" w:author="Graham Klyne" w:date="2013-07-18T09:00:00Z" w:original="%1:2:0:"/>
        </w:numPr>
        <w:spacing w:line="360" w:lineRule="auto"/>
        <w:rPr>
          <w:rFonts w:cs="Arial"/>
        </w:rPr>
      </w:pPr>
      <w:bookmarkStart w:id="228" w:name="_Toc361755189"/>
      <w:bookmarkStart w:id="229" w:name="_Ref331415386"/>
      <w:r w:rsidRPr="00ED1143">
        <w:rPr>
          <w:rFonts w:cs="Arial"/>
        </w:rPr>
        <w:t>Provenance</w:t>
      </w:r>
      <w:bookmarkEnd w:id="228"/>
      <w:r w:rsidRPr="00ED1143">
        <w:rPr>
          <w:rFonts w:cs="Arial"/>
        </w:rPr>
        <w:t xml:space="preserve"> </w:t>
      </w:r>
      <w:bookmarkEnd w:id="211"/>
      <w:bookmarkEnd w:id="212"/>
      <w:bookmarkEnd w:id="213"/>
      <w:bookmarkEnd w:id="214"/>
      <w:bookmarkEnd w:id="229"/>
    </w:p>
    <w:p w:rsidR="00C8050C" w:rsidRPr="00ED1143" w:rsidRDefault="0010484F" w:rsidP="003D3B22">
      <w:pPr>
        <w:pStyle w:val="NormalWeb"/>
        <w:spacing w:before="225" w:beforeAutospacing="0" w:after="225"/>
        <w:ind w:left="284"/>
        <w:jc w:val="both"/>
        <w:rPr>
          <w:rFonts w:ascii="Arial" w:hAnsi="Arial" w:cs="Arial"/>
          <w:lang w:val="en-US"/>
        </w:rPr>
      </w:pPr>
      <w:bookmarkStart w:id="230" w:name="_Ref330801262"/>
      <w:bookmarkStart w:id="231" w:name="_Ref330802270"/>
      <w:r w:rsidRPr="00ED1143">
        <w:rPr>
          <w:rFonts w:ascii="Arial" w:hAnsi="Arial" w:cs="Arial"/>
          <w:lang w:val="en-US"/>
        </w:rPr>
        <w:t>Provenance collects information about entities, activities, and people involved in producing a piece of data</w:t>
      </w:r>
      <w:ins w:id="232" w:author="Graham Klyne" w:date="2013-07-18T10:00:00Z">
        <w:r w:rsidR="008D5DBE">
          <w:rPr>
            <w:rFonts w:ascii="Arial" w:hAnsi="Arial" w:cs="Arial"/>
            <w:lang w:val="en-US"/>
          </w:rPr>
          <w:t>,</w:t>
        </w:r>
      </w:ins>
      <w:r w:rsidRPr="00ED1143">
        <w:rPr>
          <w:rFonts w:ascii="Arial" w:hAnsi="Arial" w:cs="Arial"/>
          <w:lang w:val="en-US"/>
        </w:rPr>
        <w:t xml:space="preserve"> </w:t>
      </w:r>
      <w:del w:id="233" w:author="Graham Klyne" w:date="2013-07-18T10:00:00Z">
        <w:r w:rsidRPr="00ED1143" w:rsidDel="008D5DBE">
          <w:rPr>
            <w:rFonts w:ascii="Arial" w:hAnsi="Arial" w:cs="Arial"/>
            <w:lang w:val="en-US"/>
          </w:rPr>
          <w:delText xml:space="preserve">(in our project a research object), </w:delText>
        </w:r>
      </w:del>
      <w:r w:rsidRPr="00ED1143">
        <w:rPr>
          <w:rFonts w:ascii="Arial" w:hAnsi="Arial" w:cs="Arial"/>
          <w:lang w:val="en-US"/>
        </w:rPr>
        <w:t>which</w:t>
      </w:r>
      <w:ins w:id="234" w:author="Graham Klyne" w:date="2013-07-18T10:01:00Z">
        <w:r w:rsidR="008D5DBE">
          <w:rPr>
            <w:rFonts w:ascii="Arial" w:hAnsi="Arial" w:cs="Arial"/>
            <w:lang w:val="en-US"/>
          </w:rPr>
          <w:t xml:space="preserve"> </w:t>
        </w:r>
      </w:ins>
      <w:del w:id="235" w:author="Graham Klyne" w:date="2013-07-18T10:01:00Z">
        <w:r w:rsidRPr="00ED1143" w:rsidDel="008D5DBE">
          <w:rPr>
            <w:rFonts w:ascii="Arial" w:hAnsi="Arial" w:cs="Arial"/>
            <w:lang w:val="en-US"/>
          </w:rPr>
          <w:delText xml:space="preserve"> among others </w:delText>
        </w:r>
      </w:del>
      <w:r w:rsidRPr="00ED1143">
        <w:rPr>
          <w:rFonts w:ascii="Arial" w:hAnsi="Arial" w:cs="Arial"/>
          <w:lang w:val="en-US"/>
        </w:rPr>
        <w:t xml:space="preserve">can be used to form assessments about its </w:t>
      </w:r>
      <w:r w:rsidR="006A5716">
        <w:rPr>
          <w:rFonts w:ascii="Arial" w:hAnsi="Arial" w:cs="Arial"/>
          <w:lang w:val="en-US"/>
        </w:rPr>
        <w:t xml:space="preserve">overall </w:t>
      </w:r>
      <w:r w:rsidRPr="00ED1143">
        <w:rPr>
          <w:rFonts w:ascii="Arial" w:hAnsi="Arial" w:cs="Arial"/>
          <w:lang w:val="en-US"/>
        </w:rPr>
        <w:t>quality, reliability or trustworthiness</w:t>
      </w:r>
      <w:r w:rsidR="00575B2B" w:rsidRPr="00ED1143">
        <w:rPr>
          <w:rStyle w:val="apple-converted-space"/>
          <w:rFonts w:ascii="Arial" w:hAnsi="Arial" w:cs="Arial"/>
          <w:lang w:val="en-US"/>
        </w:rPr>
        <w:t xml:space="preserve">. An overview of </w:t>
      </w:r>
      <w:ins w:id="236" w:author="Graham Klyne" w:date="2013-07-18T10:01:00Z">
        <w:r w:rsidR="008D5DBE">
          <w:rPr>
            <w:rStyle w:val="apple-converted-space"/>
            <w:rFonts w:ascii="Arial" w:hAnsi="Arial" w:cs="Arial"/>
            <w:lang w:val="en-US"/>
          </w:rPr>
          <w:t>the</w:t>
        </w:r>
      </w:ins>
      <w:ins w:id="237" w:author="Graham Klyne" w:date="2013-07-18T10:02:00Z">
        <w:r w:rsidR="008D5DBE">
          <w:rPr>
            <w:rStyle w:val="apple-converted-space"/>
            <w:rFonts w:ascii="Arial" w:hAnsi="Arial" w:cs="Arial"/>
            <w:lang w:val="en-US"/>
          </w:rPr>
          <w:t xml:space="preserve"> W3C PROV</w:t>
        </w:r>
      </w:ins>
      <w:ins w:id="238" w:author="Graham Klyne" w:date="2013-07-18T10:01:00Z">
        <w:r w:rsidR="008D5DBE">
          <w:rPr>
            <w:rStyle w:val="apple-converted-space"/>
            <w:rFonts w:ascii="Arial" w:hAnsi="Arial" w:cs="Arial"/>
            <w:lang w:val="en-US"/>
          </w:rPr>
          <w:t xml:space="preserve"> </w:t>
        </w:r>
      </w:ins>
      <w:del w:id="239" w:author="Graham Klyne" w:date="2013-07-18T10:01:00Z">
        <w:r w:rsidR="00575B2B" w:rsidRPr="00ED1143" w:rsidDel="008D5DBE">
          <w:rPr>
            <w:rStyle w:val="apple-converted-space"/>
            <w:rFonts w:ascii="Arial" w:hAnsi="Arial" w:cs="Arial"/>
            <w:lang w:val="en-US"/>
          </w:rPr>
          <w:delText xml:space="preserve">a </w:delText>
        </w:r>
      </w:del>
      <w:r w:rsidR="00575B2B" w:rsidRPr="00ED1143">
        <w:rPr>
          <w:rStyle w:val="apple-converted-space"/>
          <w:rFonts w:ascii="Arial" w:hAnsi="Arial" w:cs="Arial"/>
          <w:lang w:val="en-US"/>
        </w:rPr>
        <w:t xml:space="preserve">family of provenance information </w:t>
      </w:r>
      <w:ins w:id="240" w:author="Graham Klyne" w:date="2013-07-18T10:01:00Z">
        <w:r w:rsidR="008D5DBE">
          <w:rPr>
            <w:rStyle w:val="apple-converted-space"/>
            <w:rFonts w:ascii="Arial" w:hAnsi="Arial" w:cs="Arial"/>
            <w:lang w:val="en-US"/>
          </w:rPr>
          <w:t xml:space="preserve">specifications </w:t>
        </w:r>
      </w:ins>
      <w:del w:id="241" w:author="Graham Klyne" w:date="2013-07-18T10:01:00Z">
        <w:r w:rsidR="00575B2B" w:rsidRPr="00ED1143" w:rsidDel="008D5DBE">
          <w:rPr>
            <w:rStyle w:val="apple-converted-space"/>
            <w:rFonts w:ascii="Arial" w:hAnsi="Arial" w:cs="Arial"/>
            <w:lang w:val="en-US"/>
          </w:rPr>
          <w:delText xml:space="preserve">focusing in making them inter-operable </w:delText>
        </w:r>
      </w:del>
      <w:r w:rsidR="00575B2B" w:rsidRPr="00ED1143">
        <w:rPr>
          <w:rStyle w:val="apple-converted-space"/>
          <w:rFonts w:ascii="Arial" w:hAnsi="Arial" w:cs="Arial"/>
          <w:lang w:val="en-US"/>
        </w:rPr>
        <w:t xml:space="preserve">can be found at </w:t>
      </w:r>
      <w:r w:rsidRPr="00ED1143">
        <w:rPr>
          <w:rFonts w:ascii="Arial" w:hAnsi="Arial" w:cs="Arial"/>
          <w:lang w:val="en-US"/>
        </w:rPr>
        <w:t>PROV-Overview</w:t>
      </w:r>
      <w:r w:rsidR="00CE3DE9" w:rsidRPr="00ED1143">
        <w:rPr>
          <w:rStyle w:val="FootnoteReference"/>
          <w:rFonts w:ascii="Arial" w:hAnsi="Arial" w:cs="Arial"/>
          <w:lang w:val="en-US"/>
        </w:rPr>
        <w:footnoteReference w:id="3"/>
      </w:r>
      <w:r w:rsidRPr="00ED1143">
        <w:rPr>
          <w:rFonts w:ascii="Arial" w:hAnsi="Arial" w:cs="Arial"/>
          <w:lang w:val="en-US"/>
        </w:rPr>
        <w:t>.</w:t>
      </w:r>
    </w:p>
    <w:p w:rsidR="00C8050C" w:rsidRPr="00ED1143" w:rsidRDefault="0010484F" w:rsidP="0009146B">
      <w:pPr>
        <w:pStyle w:val="Heading2"/>
        <w:numPr>
          <w:numberingChange w:id="242" w:author="Graham Klyne" w:date="2013-07-18T09:00:00Z" w:original="%1:2:0:.%2:1:0:"/>
        </w:numPr>
      </w:pPr>
      <w:bookmarkStart w:id="243" w:name="_Toc361755190"/>
      <w:r w:rsidRPr="00ED1143">
        <w:t>Provenance in Wf4Ever</w:t>
      </w:r>
      <w:bookmarkEnd w:id="243"/>
    </w:p>
    <w:p w:rsidR="001B4E83" w:rsidRPr="00ED1143" w:rsidRDefault="00575B2B" w:rsidP="003D3B22">
      <w:pPr>
        <w:ind w:left="360"/>
        <w:rPr>
          <w:rFonts w:cs="Arial"/>
        </w:rPr>
      </w:pPr>
      <w:r w:rsidRPr="00ED1143">
        <w:rPr>
          <w:rFonts w:cs="Arial"/>
          <w:lang w:val="en-US"/>
        </w:rPr>
        <w:t>In Wf4Ever t</w:t>
      </w:r>
      <w:r w:rsidR="00C8050C" w:rsidRPr="00ED1143">
        <w:rPr>
          <w:rFonts w:cs="Arial"/>
          <w:lang w:val="en-US"/>
        </w:rPr>
        <w:t>here are two main types of p</w:t>
      </w:r>
      <w:r w:rsidR="001B4E83" w:rsidRPr="00ED1143">
        <w:rPr>
          <w:rFonts w:cs="Arial"/>
          <w:lang w:val="en-US"/>
        </w:rPr>
        <w:t xml:space="preserve">rovenance </w:t>
      </w:r>
      <w:r w:rsidR="00C8050C" w:rsidRPr="00ED1143">
        <w:rPr>
          <w:rFonts w:cs="Arial"/>
          <w:lang w:val="en-US"/>
        </w:rPr>
        <w:t xml:space="preserve">which </w:t>
      </w:r>
      <w:r w:rsidRPr="00ED1143">
        <w:rPr>
          <w:rFonts w:cs="Arial"/>
          <w:lang w:val="en-US"/>
        </w:rPr>
        <w:t>have been modeled and used:</w:t>
      </w:r>
    </w:p>
    <w:p w:rsidR="001B4E83" w:rsidRPr="00ED1143" w:rsidRDefault="00C8050C" w:rsidP="003D3B22">
      <w:pPr>
        <w:pStyle w:val="ListParagraph"/>
        <w:numPr>
          <w:ilvl w:val="0"/>
          <w:numId w:val="16"/>
          <w:numberingChange w:id="244" w:author="Graham Klyne" w:date="2013-07-18T09:00:00Z" w:original=""/>
        </w:numPr>
        <w:overflowPunct/>
        <w:autoSpaceDE/>
        <w:autoSpaceDN/>
        <w:adjustRightInd/>
        <w:spacing w:before="100" w:beforeAutospacing="1" w:after="100" w:afterAutospacing="1"/>
        <w:textAlignment w:val="auto"/>
        <w:rPr>
          <w:rFonts w:cs="Arial"/>
        </w:rPr>
      </w:pPr>
      <w:r w:rsidRPr="00ED1143">
        <w:rPr>
          <w:rFonts w:cs="Arial"/>
          <w:b/>
        </w:rPr>
        <w:t>Provenance of workflow results</w:t>
      </w:r>
      <w:r w:rsidRPr="00ED1143">
        <w:rPr>
          <w:rFonts w:cs="Arial"/>
        </w:rPr>
        <w:t xml:space="preserve">: </w:t>
      </w:r>
      <w:r w:rsidR="001B4E83" w:rsidRPr="00ED1143">
        <w:rPr>
          <w:rFonts w:cs="Arial"/>
        </w:rPr>
        <w:t>providing a trace of the workflow processes, data resources and associated metadata that were used to produce the result of a workflow execution, and</w:t>
      </w:r>
    </w:p>
    <w:p w:rsidR="001B4E83" w:rsidRPr="00ED1143" w:rsidRDefault="00C8050C" w:rsidP="003D3B22">
      <w:pPr>
        <w:pStyle w:val="ListParagraph"/>
        <w:numPr>
          <w:ilvl w:val="0"/>
          <w:numId w:val="16"/>
          <w:numberingChange w:id="245" w:author="Graham Klyne" w:date="2013-07-18T09:00:00Z" w:original=""/>
        </w:numPr>
        <w:overflowPunct/>
        <w:autoSpaceDE/>
        <w:autoSpaceDN/>
        <w:adjustRightInd/>
        <w:spacing w:before="100" w:beforeAutospacing="1" w:after="100" w:afterAutospacing="1"/>
        <w:textAlignment w:val="auto"/>
        <w:rPr>
          <w:rFonts w:cs="Arial"/>
        </w:rPr>
      </w:pPr>
      <w:r w:rsidRPr="00ED1143">
        <w:rPr>
          <w:rFonts w:cs="Arial"/>
          <w:b/>
        </w:rPr>
        <w:t>RO Evolution</w:t>
      </w:r>
      <w:r w:rsidRPr="00ED1143">
        <w:rPr>
          <w:rFonts w:cs="Arial"/>
        </w:rPr>
        <w:t xml:space="preserve">: </w:t>
      </w:r>
      <w:r w:rsidR="001B4E83" w:rsidRPr="00ED1143">
        <w:rPr>
          <w:rFonts w:cs="Arial"/>
        </w:rPr>
        <w:t>as an underpinning for the representation of Research Object evolution (</w:t>
      </w:r>
      <w:r w:rsidR="006A5716">
        <w:rPr>
          <w:rFonts w:cs="Arial"/>
        </w:rPr>
        <w:t>roevo</w:t>
      </w:r>
      <w:r w:rsidR="001B4E83" w:rsidRPr="00ED1143">
        <w:rPr>
          <w:rFonts w:cs="Arial"/>
        </w:rPr>
        <w:t xml:space="preserve">), </w:t>
      </w:r>
      <w:r w:rsidR="00EA4F7D" w:rsidRPr="00ED1143">
        <w:rPr>
          <w:rFonts w:cs="Arial"/>
          <w:lang w:eastAsia="ar-SA"/>
        </w:rPr>
        <w:t>describing the evolution of res</w:t>
      </w:r>
      <w:del w:id="246" w:author="Graham Klyne" w:date="2013-07-18T10:03:00Z">
        <w:r w:rsidR="00EA4F7D" w:rsidRPr="00ED1143" w:rsidDel="008D5DBE">
          <w:rPr>
            <w:rFonts w:cs="Arial"/>
            <w:lang w:eastAsia="ar-SA"/>
          </w:rPr>
          <w:delText>es</w:delText>
        </w:r>
      </w:del>
      <w:r w:rsidR="00EA4F7D" w:rsidRPr="00ED1143">
        <w:rPr>
          <w:rFonts w:cs="Arial"/>
          <w:lang w:eastAsia="ar-SA"/>
        </w:rPr>
        <w:t xml:space="preserve">earch objects over time, providing a record of the changes </w:t>
      </w:r>
      <w:del w:id="247" w:author="Graham Klyne" w:date="2013-07-18T10:03:00Z">
        <w:r w:rsidR="00EA4F7D" w:rsidRPr="00ED1143" w:rsidDel="008D5DBE">
          <w:rPr>
            <w:rFonts w:cs="Arial"/>
            <w:lang w:eastAsia="ar-SA"/>
          </w:rPr>
          <w:delText xml:space="preserve">experienced </w:delText>
        </w:r>
      </w:del>
      <w:ins w:id="248" w:author="Graham Klyne" w:date="2013-07-18T10:03:00Z">
        <w:r w:rsidR="008D5DBE">
          <w:rPr>
            <w:rFonts w:cs="Arial"/>
            <w:lang w:eastAsia="ar-SA"/>
          </w:rPr>
          <w:t>applied</w:t>
        </w:r>
        <w:r w:rsidR="008D5DBE" w:rsidRPr="00ED1143">
          <w:rPr>
            <w:rFonts w:cs="Arial"/>
            <w:lang w:eastAsia="ar-SA"/>
          </w:rPr>
          <w:t xml:space="preserve"> </w:t>
        </w:r>
        <w:r w:rsidR="008D5DBE">
          <w:rPr>
            <w:rFonts w:cs="Arial"/>
            <w:lang w:eastAsia="ar-SA"/>
          </w:rPr>
          <w:t>at</w:t>
        </w:r>
      </w:ins>
      <w:del w:id="249" w:author="Graham Klyne" w:date="2013-07-18T10:03:00Z">
        <w:r w:rsidR="00EA4F7D" w:rsidRPr="00ED1143" w:rsidDel="008D5DBE">
          <w:rPr>
            <w:rFonts w:cs="Arial"/>
            <w:lang w:eastAsia="ar-SA"/>
          </w:rPr>
          <w:delText>in</w:delText>
        </w:r>
      </w:del>
      <w:r w:rsidR="00EA4F7D" w:rsidRPr="00ED1143">
        <w:rPr>
          <w:rFonts w:cs="Arial"/>
          <w:lang w:eastAsia="ar-SA"/>
        </w:rPr>
        <w:t xml:space="preserve"> the different stages of their lifecycle.</w:t>
      </w:r>
    </w:p>
    <w:p w:rsidR="001B4E83" w:rsidRPr="00ED1143" w:rsidRDefault="001B4E83"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of artifacts created by a workflow </w:t>
      </w:r>
      <w:r w:rsidR="002B1B9F" w:rsidRPr="00ED1143">
        <w:rPr>
          <w:rFonts w:ascii="Arial" w:hAnsi="Arial" w:cs="Arial"/>
          <w:lang w:val="en-US"/>
        </w:rPr>
        <w:t>execution</w:t>
      </w:r>
      <w:r w:rsidRPr="00ED1143">
        <w:rPr>
          <w:rFonts w:ascii="Arial" w:hAnsi="Arial" w:cs="Arial"/>
          <w:lang w:val="en-US"/>
        </w:rPr>
        <w:t xml:space="preserve"> is captured during execution of a workflow by the workflow execution engine, and </w:t>
      </w:r>
      <w:r w:rsidR="002B1B9F" w:rsidRPr="00ED1143">
        <w:rPr>
          <w:rFonts w:ascii="Arial" w:hAnsi="Arial" w:cs="Arial"/>
          <w:lang w:val="en-US"/>
        </w:rPr>
        <w:t xml:space="preserve">is </w:t>
      </w:r>
      <w:r w:rsidRPr="00ED1143">
        <w:rPr>
          <w:rFonts w:ascii="Arial" w:hAnsi="Arial" w:cs="Arial"/>
          <w:lang w:val="en-US"/>
        </w:rPr>
        <w:t>published as annotations</w:t>
      </w:r>
      <w:r w:rsidR="006A5716">
        <w:rPr>
          <w:rFonts w:ascii="Arial" w:hAnsi="Arial" w:cs="Arial"/>
          <w:lang w:val="en-US"/>
        </w:rPr>
        <w:t xml:space="preserve"> </w:t>
      </w:r>
      <w:r w:rsidRPr="00ED1143">
        <w:rPr>
          <w:rFonts w:ascii="Arial" w:hAnsi="Arial" w:cs="Arial"/>
          <w:lang w:val="en-US"/>
        </w:rPr>
        <w:t>in a workflow RO</w:t>
      </w:r>
      <w:r w:rsidR="006A5716">
        <w:rPr>
          <w:rFonts w:ascii="Arial" w:hAnsi="Arial" w:cs="Arial"/>
          <w:lang w:val="en-US"/>
        </w:rPr>
        <w:t xml:space="preserve"> </w:t>
      </w:r>
      <w:del w:id="250" w:author="Graham Klyne" w:date="2013-07-18T10:03:00Z">
        <w:r w:rsidR="006A5716" w:rsidDel="008D5DBE">
          <w:rPr>
            <w:rFonts w:ascii="Arial" w:hAnsi="Arial" w:cs="Arial"/>
            <w:lang w:val="en-US"/>
          </w:rPr>
          <w:delText xml:space="preserve">following </w:delText>
        </w:r>
      </w:del>
      <w:ins w:id="251" w:author="Graham Klyne" w:date="2013-07-18T10:03:00Z">
        <w:r w:rsidR="008D5DBE">
          <w:rPr>
            <w:rFonts w:ascii="Arial" w:hAnsi="Arial" w:cs="Arial"/>
            <w:lang w:val="en-US"/>
          </w:rPr>
          <w:t xml:space="preserve">using </w:t>
        </w:r>
      </w:ins>
      <w:r w:rsidR="006A5716">
        <w:rPr>
          <w:rFonts w:ascii="Arial" w:hAnsi="Arial" w:cs="Arial"/>
          <w:lang w:val="en-US"/>
        </w:rPr>
        <w:t>the Annotation Ontology</w:t>
      </w:r>
      <w:ins w:id="252" w:author="Graham Klyne" w:date="2013-07-18T10:04:00Z">
        <w:r w:rsidR="00027046">
          <w:rPr>
            <w:rFonts w:ascii="Arial" w:hAnsi="Arial" w:cs="Arial"/>
            <w:lang w:val="en-US"/>
          </w:rPr>
          <w:t xml:space="preserve"> (AO)</w:t>
        </w:r>
      </w:ins>
      <w:r w:rsidRPr="00ED1143">
        <w:rPr>
          <w:rFonts w:ascii="Arial" w:hAnsi="Arial" w:cs="Arial"/>
          <w:lang w:val="en-US"/>
        </w:rPr>
        <w:t xml:space="preserve">. </w:t>
      </w:r>
      <w:r w:rsidR="00575B2B" w:rsidRPr="00ED1143">
        <w:rPr>
          <w:rFonts w:ascii="Arial" w:hAnsi="Arial" w:cs="Arial"/>
          <w:lang w:val="en-US"/>
        </w:rPr>
        <w:t xml:space="preserve">This provenance </w:t>
      </w:r>
      <w:r w:rsidRPr="00ED1143">
        <w:rPr>
          <w:rFonts w:ascii="Arial" w:hAnsi="Arial" w:cs="Arial"/>
          <w:lang w:val="en-US"/>
        </w:rPr>
        <w:t>is expressed using the</w:t>
      </w:r>
      <w:r w:rsidRPr="00ED1143">
        <w:rPr>
          <w:rStyle w:val="apple-converted-space"/>
          <w:rFonts w:ascii="Arial" w:hAnsi="Arial" w:cs="Arial"/>
          <w:lang w:val="en-US"/>
        </w:rPr>
        <w:t> </w:t>
      </w:r>
      <w:r w:rsidR="006A5716">
        <w:rPr>
          <w:rFonts w:ascii="Arial" w:hAnsi="Arial" w:cs="Arial"/>
          <w:lang w:val="en-US"/>
        </w:rPr>
        <w:t>wfprov</w:t>
      </w:r>
      <w:r w:rsidRPr="00ED1143">
        <w:rPr>
          <w:rFonts w:ascii="Arial" w:hAnsi="Arial" w:cs="Arial"/>
          <w:lang w:val="en-US"/>
        </w:rPr>
        <w:t xml:space="preserve"> ontology</w:t>
      </w:r>
      <w:r w:rsidR="00CE3DE9" w:rsidRPr="00ED1143">
        <w:rPr>
          <w:rStyle w:val="FootnoteReference"/>
          <w:rFonts w:ascii="Arial" w:hAnsi="Arial" w:cs="Arial"/>
          <w:lang w:val="en-US"/>
        </w:rPr>
        <w:footnoteReference w:id="4"/>
      </w:r>
      <w:r w:rsidRPr="00ED1143">
        <w:rPr>
          <w:rFonts w:ascii="Arial" w:hAnsi="Arial" w:cs="Arial"/>
          <w:lang w:val="en-US"/>
        </w:rPr>
        <w:t xml:space="preserve">, </w:t>
      </w:r>
      <w:r w:rsidR="002B1B9F" w:rsidRPr="00ED1143">
        <w:rPr>
          <w:rFonts w:ascii="Arial" w:hAnsi="Arial" w:cs="Arial"/>
          <w:lang w:val="en-US"/>
        </w:rPr>
        <w:t xml:space="preserve">which is </w:t>
      </w:r>
      <w:r w:rsidRPr="00ED1143">
        <w:rPr>
          <w:rFonts w:ascii="Arial" w:hAnsi="Arial" w:cs="Arial"/>
          <w:lang w:val="en-US"/>
        </w:rPr>
        <w:t>part of the</w:t>
      </w:r>
      <w:r w:rsidRPr="00ED1143">
        <w:rPr>
          <w:rStyle w:val="apple-converted-space"/>
          <w:rFonts w:ascii="Arial" w:hAnsi="Arial" w:cs="Arial"/>
          <w:lang w:val="en-US"/>
        </w:rPr>
        <w:t> </w:t>
      </w:r>
      <w:r w:rsidRPr="00ED1143">
        <w:rPr>
          <w:rFonts w:ascii="Arial" w:hAnsi="Arial" w:cs="Arial"/>
          <w:lang w:val="en-US"/>
        </w:rPr>
        <w:t>RO Model</w:t>
      </w:r>
      <w:r w:rsidR="00CE3DE9" w:rsidRPr="00ED1143">
        <w:rPr>
          <w:rStyle w:val="FootnoteReference"/>
          <w:rFonts w:ascii="Arial" w:hAnsi="Arial" w:cs="Arial"/>
          <w:lang w:val="en-US"/>
        </w:rPr>
        <w:footnoteReference w:id="5"/>
      </w:r>
      <w:r w:rsidRPr="00ED1143">
        <w:rPr>
          <w:rFonts w:ascii="Arial" w:hAnsi="Arial" w:cs="Arial"/>
          <w:lang w:val="en-US"/>
        </w:rPr>
        <w:t xml:space="preserve"> which </w:t>
      </w:r>
      <w:r w:rsidR="002B1B9F" w:rsidRPr="00ED1143">
        <w:rPr>
          <w:rFonts w:ascii="Arial" w:hAnsi="Arial" w:cs="Arial"/>
          <w:lang w:val="en-US"/>
        </w:rPr>
        <w:t xml:space="preserve">also </w:t>
      </w:r>
      <w:r w:rsidRPr="00ED1143">
        <w:rPr>
          <w:rFonts w:ascii="Arial" w:hAnsi="Arial" w:cs="Arial"/>
          <w:lang w:val="en-US"/>
        </w:rPr>
        <w:t xml:space="preserve">is </w:t>
      </w:r>
      <w:del w:id="253" w:author="Graham Klyne" w:date="2013-07-18T10:04:00Z">
        <w:r w:rsidRPr="00ED1143" w:rsidDel="00027046">
          <w:rPr>
            <w:rFonts w:ascii="Arial" w:hAnsi="Arial" w:cs="Arial"/>
            <w:lang w:val="en-US"/>
          </w:rPr>
          <w:delText xml:space="preserve">in turn </w:delText>
        </w:r>
      </w:del>
      <w:r w:rsidRPr="00ED1143">
        <w:rPr>
          <w:rFonts w:ascii="Arial" w:hAnsi="Arial" w:cs="Arial"/>
          <w:lang w:val="en-US"/>
        </w:rPr>
        <w:t>defined as a refinement of the</w:t>
      </w:r>
      <w:r w:rsidRPr="00ED1143">
        <w:rPr>
          <w:rStyle w:val="apple-converted-space"/>
          <w:rFonts w:ascii="Arial" w:hAnsi="Arial" w:cs="Arial"/>
          <w:lang w:val="en-US"/>
        </w:rPr>
        <w:t> </w:t>
      </w:r>
      <w:r w:rsidRPr="00ED1143">
        <w:rPr>
          <w:rFonts w:ascii="Arial" w:hAnsi="Arial" w:cs="Arial"/>
          <w:lang w:val="en-US"/>
        </w:rPr>
        <w:t>W3C PROV-O ontology</w:t>
      </w:r>
      <w:r w:rsidR="00CE3DE9" w:rsidRPr="00ED1143">
        <w:rPr>
          <w:rStyle w:val="FootnoteReference"/>
          <w:rFonts w:ascii="Arial" w:hAnsi="Arial" w:cs="Arial"/>
          <w:lang w:val="en-US"/>
        </w:rPr>
        <w:footnoteReference w:id="6"/>
      </w:r>
      <w:r w:rsidRPr="00ED1143">
        <w:rPr>
          <w:rFonts w:ascii="Arial" w:hAnsi="Arial" w:cs="Arial"/>
          <w:lang w:val="en-US"/>
        </w:rPr>
        <w:t>.</w:t>
      </w:r>
    </w:p>
    <w:p w:rsidR="00230B6C" w:rsidRDefault="00575B2B" w:rsidP="003D3B22">
      <w:pPr>
        <w:pStyle w:val="NormalWeb"/>
        <w:spacing w:before="225" w:beforeAutospacing="0" w:after="225"/>
        <w:ind w:left="360"/>
        <w:jc w:val="both"/>
        <w:rPr>
          <w:rFonts w:ascii="Arial" w:hAnsi="Arial" w:cs="Arial"/>
          <w:lang w:val="en-US"/>
        </w:rPr>
      </w:pPr>
      <w:del w:id="254" w:author="Graham Klyne" w:date="2013-07-18T10:04:00Z">
        <w:r w:rsidRPr="00ED1143" w:rsidDel="00027046">
          <w:rPr>
            <w:rFonts w:ascii="Arial" w:hAnsi="Arial" w:cs="Arial"/>
            <w:lang w:val="en-US"/>
          </w:rPr>
          <w:delText>Regarding t</w:delText>
        </w:r>
      </w:del>
      <w:ins w:id="255" w:author="Graham Klyne" w:date="2013-07-18T10:04:00Z">
        <w:r w:rsidR="00027046">
          <w:rPr>
            <w:rFonts w:ascii="Arial" w:hAnsi="Arial" w:cs="Arial"/>
            <w:lang w:val="en-US"/>
          </w:rPr>
          <w:t>T</w:t>
        </w:r>
      </w:ins>
      <w:r w:rsidRPr="00ED1143">
        <w:rPr>
          <w:rFonts w:ascii="Arial" w:hAnsi="Arial" w:cs="Arial"/>
          <w:lang w:val="en-US"/>
        </w:rPr>
        <w:t xml:space="preserve">he </w:t>
      </w:r>
      <w:r w:rsidR="001B4E83" w:rsidRPr="00ED1143">
        <w:rPr>
          <w:rFonts w:ascii="Arial" w:hAnsi="Arial" w:cs="Arial"/>
          <w:lang w:val="en-US"/>
        </w:rPr>
        <w:t xml:space="preserve">provenance of </w:t>
      </w:r>
      <w:r w:rsidRPr="00ED1143">
        <w:rPr>
          <w:rFonts w:ascii="Arial" w:hAnsi="Arial" w:cs="Arial"/>
          <w:lang w:val="en-US"/>
        </w:rPr>
        <w:t xml:space="preserve">the </w:t>
      </w:r>
      <w:r w:rsidR="001B4E83" w:rsidRPr="00ED1143">
        <w:rPr>
          <w:rFonts w:ascii="Arial" w:hAnsi="Arial" w:cs="Arial"/>
          <w:lang w:val="en-US"/>
        </w:rPr>
        <w:t>Research Object evolution, along with its possible origins in previous work, is captured through the</w:t>
      </w:r>
      <w:r w:rsidR="001B4E83" w:rsidRPr="00ED1143">
        <w:rPr>
          <w:rStyle w:val="apple-converted-space"/>
          <w:rFonts w:ascii="Arial" w:hAnsi="Arial" w:cs="Arial"/>
          <w:lang w:val="en-US"/>
        </w:rPr>
        <w:t> </w:t>
      </w:r>
      <w:r w:rsidR="001B4E83" w:rsidRPr="00ED1143">
        <w:rPr>
          <w:rFonts w:ascii="Arial" w:hAnsi="Arial" w:cs="Arial"/>
          <w:lang w:val="en-US"/>
        </w:rPr>
        <w:t>Research Object Digital Library RODL</w:t>
      </w:r>
      <w:r w:rsidR="00CE3DE9" w:rsidRPr="00ED1143">
        <w:rPr>
          <w:rStyle w:val="FootnoteReference"/>
          <w:rFonts w:ascii="Arial" w:hAnsi="Arial" w:cs="Arial"/>
          <w:lang w:val="en-US"/>
        </w:rPr>
        <w:footnoteReference w:id="7"/>
      </w:r>
      <w:r w:rsidR="001B4E83" w:rsidRPr="00ED1143">
        <w:rPr>
          <w:rFonts w:ascii="Arial" w:hAnsi="Arial" w:cs="Arial"/>
          <w:lang w:val="en-US"/>
        </w:rPr>
        <w:t xml:space="preserve">, and </w:t>
      </w:r>
      <w:r w:rsidRPr="00ED1143">
        <w:rPr>
          <w:rFonts w:ascii="Arial" w:hAnsi="Arial" w:cs="Arial"/>
          <w:lang w:val="en-US"/>
        </w:rPr>
        <w:t xml:space="preserve">keeps track of </w:t>
      </w:r>
      <w:r w:rsidR="001B4E83" w:rsidRPr="00ED1143">
        <w:rPr>
          <w:rFonts w:ascii="Arial" w:hAnsi="Arial" w:cs="Arial"/>
          <w:lang w:val="en-US"/>
        </w:rPr>
        <w:t>the</w:t>
      </w:r>
      <w:r w:rsidR="001B4E83" w:rsidRPr="00ED1143">
        <w:rPr>
          <w:rStyle w:val="apple-converted-space"/>
          <w:rFonts w:ascii="Arial" w:hAnsi="Arial" w:cs="Arial"/>
          <w:lang w:val="en-US"/>
        </w:rPr>
        <w:t> </w:t>
      </w:r>
      <w:r w:rsidR="006A5716">
        <w:rPr>
          <w:rFonts w:ascii="Arial" w:hAnsi="Arial" w:cs="Arial"/>
          <w:lang w:val="en-US"/>
        </w:rPr>
        <w:t>life</w:t>
      </w:r>
      <w:r w:rsidR="001B4E83" w:rsidRPr="00ED1143">
        <w:rPr>
          <w:rFonts w:ascii="Arial" w:hAnsi="Arial" w:cs="Arial"/>
          <w:lang w:val="en-US"/>
        </w:rPr>
        <w:t>cycle of an RO</w:t>
      </w:r>
      <w:r w:rsidRPr="00ED1143">
        <w:rPr>
          <w:rFonts w:ascii="Arial" w:hAnsi="Arial" w:cs="Arial"/>
          <w:lang w:val="en-US"/>
        </w:rPr>
        <w:t xml:space="preserve">. This provenance is </w:t>
      </w:r>
      <w:r w:rsidR="001B4E83" w:rsidRPr="00ED1143">
        <w:rPr>
          <w:rFonts w:ascii="Arial" w:hAnsi="Arial" w:cs="Arial"/>
          <w:lang w:val="en-US"/>
        </w:rPr>
        <w:t>represented using the</w:t>
      </w:r>
      <w:r w:rsidR="001B4E83" w:rsidRPr="00ED1143">
        <w:rPr>
          <w:rStyle w:val="apple-converted-space"/>
          <w:rFonts w:ascii="Arial" w:hAnsi="Arial" w:cs="Arial"/>
          <w:lang w:val="en-US"/>
        </w:rPr>
        <w:t> </w:t>
      </w:r>
      <w:r w:rsidR="006A5716">
        <w:rPr>
          <w:rFonts w:ascii="Arial" w:hAnsi="Arial" w:cs="Arial"/>
          <w:lang w:val="en-US"/>
        </w:rPr>
        <w:t>roevo</w:t>
      </w:r>
      <w:r w:rsidR="001B4E83" w:rsidRPr="00ED1143">
        <w:rPr>
          <w:rFonts w:ascii="Arial" w:hAnsi="Arial" w:cs="Arial"/>
          <w:lang w:val="en-US"/>
        </w:rPr>
        <w:t xml:space="preserve"> ontology</w:t>
      </w:r>
      <w:r w:rsidR="00CE3DE9" w:rsidRPr="00ED1143">
        <w:rPr>
          <w:rStyle w:val="FootnoteReference"/>
          <w:rFonts w:ascii="Arial" w:hAnsi="Arial" w:cs="Arial"/>
          <w:lang w:val="en-US"/>
        </w:rPr>
        <w:footnoteReference w:id="8"/>
      </w:r>
      <w:r w:rsidRPr="00ED1143">
        <w:rPr>
          <w:rFonts w:ascii="Arial" w:hAnsi="Arial" w:cs="Arial"/>
          <w:lang w:val="en-US"/>
        </w:rPr>
        <w:t xml:space="preserve"> which </w:t>
      </w:r>
      <w:r w:rsidR="001B4E83" w:rsidRPr="00ED1143">
        <w:rPr>
          <w:rFonts w:ascii="Arial" w:hAnsi="Arial" w:cs="Arial"/>
          <w:lang w:val="en-US"/>
        </w:rPr>
        <w:t>also is defined as a refinement of the</w:t>
      </w:r>
      <w:r w:rsidR="001B4E83" w:rsidRPr="00ED1143">
        <w:rPr>
          <w:rStyle w:val="apple-converted-space"/>
          <w:rFonts w:ascii="Arial" w:hAnsi="Arial" w:cs="Arial"/>
          <w:lang w:val="en-US"/>
        </w:rPr>
        <w:t> </w:t>
      </w:r>
      <w:r w:rsidR="001B4E83" w:rsidRPr="00ED1143">
        <w:rPr>
          <w:rFonts w:ascii="Arial" w:hAnsi="Arial" w:cs="Arial"/>
          <w:lang w:val="en-US"/>
        </w:rPr>
        <w:t>W3C PROV-O ontolog</w:t>
      </w:r>
      <w:r w:rsidR="009A45FB" w:rsidRPr="00ED1143">
        <w:rPr>
          <w:rFonts w:ascii="Arial" w:hAnsi="Arial" w:cs="Arial"/>
          <w:lang w:val="en-US"/>
        </w:rPr>
        <w:t>y.</w:t>
      </w:r>
      <w:r w:rsidR="00106AB4">
        <w:rPr>
          <w:rFonts w:ascii="Arial" w:hAnsi="Arial" w:cs="Arial"/>
          <w:lang w:val="en-US"/>
        </w:rPr>
        <w:t xml:space="preserve"> </w:t>
      </w:r>
      <w:del w:id="256" w:author="Graham Klyne" w:date="2013-07-18T10:05:00Z">
        <w:r w:rsidRPr="00ED1143" w:rsidDel="00027046">
          <w:rPr>
            <w:rFonts w:ascii="Arial" w:hAnsi="Arial" w:cs="Arial"/>
            <w:lang w:val="en-US"/>
          </w:rPr>
          <w:delText>We want to point out that t</w:delText>
        </w:r>
      </w:del>
      <w:ins w:id="257" w:author="Graham Klyne" w:date="2013-07-18T10:05:00Z">
        <w:r w:rsidR="00027046">
          <w:rPr>
            <w:rFonts w:ascii="Arial" w:hAnsi="Arial" w:cs="Arial"/>
            <w:lang w:val="en-US"/>
          </w:rPr>
          <w:t>T</w:t>
        </w:r>
      </w:ins>
      <w:r w:rsidRPr="00ED1143">
        <w:rPr>
          <w:rFonts w:ascii="Arial" w:hAnsi="Arial" w:cs="Arial"/>
          <w:lang w:val="en-US"/>
        </w:rPr>
        <w:t xml:space="preserve">he description of the </w:t>
      </w:r>
      <w:r w:rsidR="006A5716">
        <w:rPr>
          <w:rFonts w:ascii="Arial" w:hAnsi="Arial" w:cs="Arial"/>
          <w:lang w:val="en-US"/>
        </w:rPr>
        <w:t>wfprov</w:t>
      </w:r>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and</w:t>
      </w:r>
      <w:r w:rsidR="001B4E83" w:rsidRPr="00ED1143">
        <w:rPr>
          <w:rStyle w:val="apple-converted-space"/>
          <w:rFonts w:ascii="Arial" w:hAnsi="Arial" w:cs="Arial"/>
          <w:lang w:val="en-US"/>
        </w:rPr>
        <w:t> </w:t>
      </w:r>
      <w:r w:rsidR="006A5716">
        <w:rPr>
          <w:rFonts w:ascii="Arial" w:hAnsi="Arial" w:cs="Arial"/>
          <w:lang w:val="en-US"/>
        </w:rPr>
        <w:t>roevo</w:t>
      </w:r>
      <w:r w:rsidR="001B4E83" w:rsidRPr="00ED1143">
        <w:rPr>
          <w:rFonts w:ascii="Arial" w:hAnsi="Arial" w:cs="Arial"/>
          <w:lang w:val="en-US"/>
        </w:rPr>
        <w:t xml:space="preserve"> ontology</w:t>
      </w:r>
      <w:r w:rsidR="001B4E83" w:rsidRPr="00ED1143">
        <w:rPr>
          <w:rStyle w:val="apple-converted-space"/>
          <w:rFonts w:ascii="Arial" w:hAnsi="Arial" w:cs="Arial"/>
          <w:lang w:val="en-US"/>
        </w:rPr>
        <w:t> </w:t>
      </w:r>
      <w:ins w:id="258" w:author="Graham Klyne" w:date="2013-07-18T10:06:00Z">
        <w:r w:rsidR="00027046">
          <w:rPr>
            <w:rStyle w:val="apple-converted-space"/>
            <w:rFonts w:ascii="Arial" w:hAnsi="Arial" w:cs="Arial"/>
            <w:lang w:val="en-US"/>
          </w:rPr>
          <w:t xml:space="preserve">as part of our WP4 activities </w:t>
        </w:r>
      </w:ins>
      <w:r w:rsidR="001B4E83" w:rsidRPr="00ED1143">
        <w:rPr>
          <w:rFonts w:ascii="Arial" w:hAnsi="Arial" w:cs="Arial"/>
          <w:lang w:val="en-US"/>
        </w:rPr>
        <w:t>were introduced and described in</w:t>
      </w:r>
      <w:r w:rsidR="001B4E83" w:rsidRPr="00ED1143">
        <w:rPr>
          <w:rStyle w:val="apple-converted-space"/>
          <w:rFonts w:ascii="Arial" w:hAnsi="Arial" w:cs="Arial"/>
          <w:lang w:val="en-US"/>
        </w:rPr>
        <w:t> </w:t>
      </w:r>
      <w:r w:rsidR="001B4E83" w:rsidRPr="00ED1143">
        <w:rPr>
          <w:rFonts w:ascii="Arial" w:hAnsi="Arial" w:cs="Arial"/>
          <w:lang w:val="en-US"/>
        </w:rPr>
        <w:t>D4.2v1</w:t>
      </w:r>
      <w:r w:rsidR="006A5716" w:rsidRPr="006A5716">
        <w:rPr>
          <w:rFonts w:ascii="Arial" w:hAnsi="Arial" w:cs="Arial"/>
          <w:lang w:val="en-US"/>
        </w:rPr>
        <w:t xml:space="preserve"> </w:t>
      </w:r>
      <w:r w:rsidR="005545A4" w:rsidRPr="005545A4">
        <w:rPr>
          <w:rFonts w:ascii="Arial" w:hAnsi="Arial" w:cs="Arial"/>
          <w:i/>
          <w:lang w:val="en-US"/>
          <w:rPrChange w:id="259" w:author="Graham Klyne" w:date="2013-07-18T10:05:00Z">
            <w:rPr>
              <w:rFonts w:ascii="Arial" w:hAnsi="Arial" w:cs="Arial"/>
              <w:lang w:val="en-US"/>
            </w:rPr>
          </w:rPrChange>
        </w:rPr>
        <w:t>Design, implementation and deployment of Workflow Integrity and Authenticity Maintenance components – Phase I</w:t>
      </w:r>
      <w:r w:rsidR="00947F23">
        <w:rPr>
          <w:rFonts w:ascii="Arial" w:hAnsi="Arial" w:cs="Arial"/>
          <w:lang w:val="en-US"/>
        </w:rPr>
        <w:t xml:space="preserve"> [D4.2v1]</w:t>
      </w:r>
      <w:ins w:id="260" w:author="Graham Klyne" w:date="2013-07-18T10:06:00Z">
        <w:r w:rsidR="00027046">
          <w:rPr>
            <w:rFonts w:ascii="Arial" w:hAnsi="Arial" w:cs="Arial"/>
            <w:lang w:val="en-US"/>
          </w:rPr>
          <w:t>,</w:t>
        </w:r>
      </w:ins>
      <w:r w:rsidRPr="00ED1143">
        <w:rPr>
          <w:rFonts w:ascii="Arial" w:hAnsi="Arial" w:cs="Arial"/>
          <w:lang w:val="en-US"/>
        </w:rPr>
        <w:t xml:space="preserve"> </w:t>
      </w:r>
      <w:del w:id="261" w:author="Graham Klyne" w:date="2013-07-18T10:06:00Z">
        <w:r w:rsidR="006A5716" w:rsidDel="00027046">
          <w:rPr>
            <w:rFonts w:ascii="Arial" w:hAnsi="Arial" w:cs="Arial"/>
            <w:lang w:val="en-US"/>
          </w:rPr>
          <w:delText xml:space="preserve">in the WP4 context </w:delText>
        </w:r>
      </w:del>
      <w:r w:rsidRPr="00ED1143">
        <w:rPr>
          <w:rFonts w:ascii="Arial" w:hAnsi="Arial" w:cs="Arial"/>
          <w:lang w:val="en-US"/>
        </w:rPr>
        <w:t>and can</w:t>
      </w:r>
      <w:r w:rsidR="00B46CD6" w:rsidRPr="00ED1143">
        <w:rPr>
          <w:rFonts w:ascii="Arial" w:hAnsi="Arial" w:cs="Arial"/>
          <w:lang w:val="en-US"/>
        </w:rPr>
        <w:t xml:space="preserve"> </w:t>
      </w:r>
      <w:r w:rsidRPr="00ED1143">
        <w:rPr>
          <w:rFonts w:ascii="Arial" w:hAnsi="Arial" w:cs="Arial"/>
          <w:lang w:val="en-US"/>
        </w:rPr>
        <w:t xml:space="preserve">be consulted there. </w:t>
      </w:r>
    </w:p>
    <w:p w:rsidR="006A5716" w:rsidRPr="00ED1143" w:rsidRDefault="006A5716" w:rsidP="003D3B22">
      <w:pPr>
        <w:pStyle w:val="NormalWeb"/>
        <w:spacing w:before="225" w:beforeAutospacing="0" w:after="225"/>
        <w:ind w:left="360"/>
        <w:jc w:val="both"/>
        <w:rPr>
          <w:rFonts w:ascii="Arial" w:hAnsi="Arial" w:cs="Arial"/>
          <w:lang w:val="en-US"/>
        </w:rPr>
      </w:pPr>
    </w:p>
    <w:p w:rsidR="0010484F" w:rsidRPr="00ED1143" w:rsidRDefault="0010484F" w:rsidP="0009146B">
      <w:pPr>
        <w:pStyle w:val="Heading2"/>
        <w:numPr>
          <w:numberingChange w:id="262" w:author="Graham Klyne" w:date="2013-07-18T09:00:00Z" w:original="%1:2:0:.%2:2:0:"/>
        </w:numPr>
      </w:pPr>
      <w:bookmarkStart w:id="263" w:name="_Toc361755191"/>
      <w:r w:rsidRPr="00ED1143">
        <w:t>Provenance information in Research Objects</w:t>
      </w:r>
      <w:bookmarkEnd w:id="263"/>
    </w:p>
    <w:p w:rsidR="0010484F" w:rsidRPr="00230B6C" w:rsidRDefault="0010484F" w:rsidP="00230B6C">
      <w:pPr>
        <w:pStyle w:val="ListParagraph"/>
        <w:ind w:left="360"/>
        <w:rPr>
          <w:b/>
        </w:rPr>
      </w:pPr>
      <w:r w:rsidRPr="00230B6C">
        <w:rPr>
          <w:b/>
        </w:rPr>
        <w:t>Representing provenance in ROs</w:t>
      </w:r>
    </w:p>
    <w:p w:rsidR="00C8050C" w:rsidRPr="00ED1143" w:rsidRDefault="00B46CD6" w:rsidP="003D3B22">
      <w:pPr>
        <w:ind w:left="360"/>
        <w:rPr>
          <w:rFonts w:cs="Arial"/>
          <w:lang w:val="en-US"/>
        </w:rPr>
      </w:pPr>
      <w:r w:rsidRPr="00ED1143">
        <w:rPr>
          <w:rFonts w:cs="Arial"/>
          <w:shd w:val="clear" w:color="auto" w:fill="FFFFFF"/>
        </w:rPr>
        <w:t xml:space="preserve">To </w:t>
      </w:r>
      <w:r w:rsidR="00C8050C" w:rsidRPr="00ED1143">
        <w:rPr>
          <w:rFonts w:cs="Arial"/>
          <w:shd w:val="clear" w:color="auto" w:fill="FFFFFF"/>
        </w:rPr>
        <w:t>record provenance information in ROs</w:t>
      </w:r>
      <w:r w:rsidRPr="00ED1143">
        <w:rPr>
          <w:rFonts w:cs="Arial"/>
          <w:shd w:val="clear" w:color="auto" w:fill="FFFFFF"/>
        </w:rPr>
        <w:t xml:space="preserve"> we have used </w:t>
      </w:r>
      <w:r w:rsidR="006416A0" w:rsidRPr="00ED1143">
        <w:rPr>
          <w:rFonts w:cs="Arial"/>
          <w:shd w:val="clear" w:color="auto" w:fill="FFFFFF"/>
        </w:rPr>
        <w:t xml:space="preserve">semantic </w:t>
      </w:r>
      <w:r w:rsidRPr="00ED1143">
        <w:rPr>
          <w:rFonts w:cs="Arial"/>
          <w:shd w:val="clear" w:color="auto" w:fill="FFFFFF"/>
        </w:rPr>
        <w:t>annotations</w:t>
      </w:r>
      <w:r w:rsidR="006416A0" w:rsidRPr="00ED1143">
        <w:rPr>
          <w:rFonts w:cs="Arial"/>
          <w:shd w:val="clear" w:color="auto" w:fill="FFFFFF"/>
        </w:rPr>
        <w:t xml:space="preserve"> following the Annotation Ontology standard [Cicca’11]</w:t>
      </w:r>
      <w:ins w:id="264" w:author="Graham Klyne" w:date="2013-07-18T10:07:00Z">
        <w:r w:rsidR="00027046">
          <w:rPr>
            <w:rFonts w:cs="Arial"/>
            <w:shd w:val="clear" w:color="auto" w:fill="FFFFFF"/>
          </w:rPr>
          <w:t>, which is a central part of the RO model</w:t>
        </w:r>
      </w:ins>
      <w:r w:rsidR="00C8050C" w:rsidRPr="00ED1143">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ED1143">
        <w:rPr>
          <w:rFonts w:cs="Arial"/>
          <w:shd w:val="clear" w:color="auto" w:fill="FFFFFF"/>
        </w:rPr>
        <w:t xml:space="preserve"> The </w:t>
      </w:r>
      <w:fldSimple w:instr=" REF _Ref361129331 \h  \* MERGEFORMAT ">
        <w:r w:rsidR="00322866" w:rsidRPr="00322866">
          <w:rPr>
            <w:rFonts w:cs="Arial"/>
            <w:shd w:val="clear" w:color="auto" w:fill="FFFFFF"/>
          </w:rPr>
          <w:t>Figure 1</w:t>
        </w:r>
      </w:fldSimple>
      <w:r w:rsidR="00D872BC" w:rsidRPr="00ED1143">
        <w:rPr>
          <w:rFonts w:cs="Arial"/>
          <w:shd w:val="clear" w:color="auto" w:fill="FFFFFF"/>
        </w:rPr>
        <w:t xml:space="preserve"> shows</w:t>
      </w:r>
      <w:r w:rsidR="00C8050C" w:rsidRPr="00ED1143">
        <w:rPr>
          <w:rFonts w:cs="Arial"/>
          <w:shd w:val="clear" w:color="auto" w:fill="FFFFFF"/>
        </w:rPr>
        <w:t xml:space="preserve"> </w:t>
      </w:r>
      <w:r w:rsidR="00D872BC" w:rsidRPr="00ED1143">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ins w:id="265" w:author="Graham Klyne" w:date="2013-07-18T10:08:00Z">
        <w:r w:rsidR="00027046">
          <w:rPr>
            <w:rFonts w:cs="Arial"/>
            <w:shd w:val="clear" w:color="auto" w:fill="FFFFFF"/>
          </w:rPr>
          <w:t xml:space="preserve">provenance </w:t>
        </w:r>
      </w:ins>
      <w:r w:rsidR="00D872BC" w:rsidRPr="00ED1143">
        <w:rPr>
          <w:rFonts w:cs="Arial"/>
          <w:shd w:val="clear" w:color="auto" w:fill="FFFFFF"/>
        </w:rPr>
        <w:t>resource may describe provenance of multiple target resources</w:t>
      </w:r>
      <w:commentRangeStart w:id="266"/>
      <w:r w:rsidR="00D872BC" w:rsidRPr="00ED1143">
        <w:rPr>
          <w:rFonts w:cs="Arial"/>
          <w:shd w:val="clear" w:color="auto" w:fill="FFFFFF"/>
        </w:rPr>
        <w:t>, and an application that consults it does not need to know about the ro:annotatesAggregatedResource link in order to properly interpret the provenance information.</w:t>
      </w:r>
      <w:commentRangeEnd w:id="266"/>
      <w:r w:rsidR="00027046">
        <w:rPr>
          <w:rStyle w:val="CommentReference"/>
          <w:vanish/>
        </w:rPr>
        <w:commentReference w:id="266"/>
      </w:r>
    </w:p>
    <w:p w:rsidR="00C8050C" w:rsidRPr="00ED1143" w:rsidRDefault="00C8050C" w:rsidP="003D3B22">
      <w:pPr>
        <w:ind w:left="360"/>
        <w:jc w:val="center"/>
      </w:pPr>
      <w:r w:rsidRPr="00ED1143">
        <w:rPr>
          <w:noProof/>
          <w:lang w:val="en-US" w:eastAsia="en-US"/>
        </w:rPr>
        <w:drawing>
          <wp:inline distT="0" distB="0" distL="0" distR="0">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ED1143" w:rsidRDefault="00C8050C" w:rsidP="003D3B22">
      <w:pPr>
        <w:pStyle w:val="Caption"/>
      </w:pPr>
      <w:bookmarkStart w:id="267" w:name="_Ref361129331"/>
      <w:bookmarkStart w:id="268" w:name="_Toc361755215"/>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w:t>
      </w:r>
      <w:r w:rsidR="005545A4" w:rsidRPr="00ED1143">
        <w:fldChar w:fldCharType="end"/>
      </w:r>
      <w:bookmarkEnd w:id="267"/>
      <w:r w:rsidRPr="00ED1143">
        <w:t xml:space="preserve"> Provenance of workflow results</w:t>
      </w:r>
      <w:bookmarkEnd w:id="268"/>
    </w:p>
    <w:p w:rsidR="00D872BC" w:rsidRPr="00ED1143" w:rsidRDefault="00D872BC" w:rsidP="003D3B22">
      <w:pPr>
        <w:overflowPunct/>
        <w:autoSpaceDE/>
        <w:autoSpaceDN/>
        <w:adjustRightInd/>
        <w:spacing w:after="0"/>
        <w:textAlignment w:val="auto"/>
        <w:rPr>
          <w:rFonts w:cs="Arial"/>
          <w:lang w:val="en-US"/>
        </w:rPr>
      </w:pPr>
      <w:r w:rsidRPr="00ED1143">
        <w:rPr>
          <w:rFonts w:cs="Arial"/>
          <w:lang w:val="en-US"/>
        </w:rPr>
        <w:t xml:space="preserve">The provenance resource itself (the rdfg:Graph value) need not be part of the RO aggregation (i.e. it may be an external resource), but for practical </w:t>
      </w:r>
      <w:ins w:id="269" w:author="Graham Klyne" w:date="2013-07-18T10:12:00Z">
        <w:r w:rsidR="00027046">
          <w:rPr>
            <w:rFonts w:cs="Arial"/>
            <w:lang w:val="en-US"/>
          </w:rPr>
          <w:t xml:space="preserve">and preservation </w:t>
        </w:r>
      </w:ins>
      <w:r w:rsidRPr="00ED1143">
        <w:rPr>
          <w:rFonts w:cs="Arial"/>
          <w:lang w:val="en-US"/>
        </w:rPr>
        <w:t>purposes in our work an annotation body is generally treated as part of the RO aggregation.</w:t>
      </w:r>
    </w:p>
    <w:p w:rsidR="00C8050C" w:rsidRPr="008E6E18" w:rsidRDefault="00D872BC" w:rsidP="008E6E18">
      <w:pPr>
        <w:overflowPunct/>
        <w:autoSpaceDE/>
        <w:autoSpaceDN/>
        <w:adjustRightInd/>
        <w:spacing w:before="225" w:after="225"/>
        <w:textAlignment w:val="auto"/>
        <w:rPr>
          <w:rFonts w:cs="Arial"/>
          <w:lang w:val="en-US"/>
        </w:rPr>
      </w:pPr>
      <w:r w:rsidRPr="00ED1143">
        <w:rPr>
          <w:rFonts w:cs="Arial"/>
          <w:lang w:val="en-US"/>
        </w:rPr>
        <w:t xml:space="preserve">The second type of provenance associated </w:t>
      </w:r>
      <w:ins w:id="270" w:author="Graham Klyne" w:date="2013-07-18T10:12:00Z">
        <w:r w:rsidR="00027046">
          <w:rPr>
            <w:rFonts w:cs="Arial"/>
            <w:lang w:val="en-US"/>
          </w:rPr>
          <w:t>with</w:t>
        </w:r>
      </w:ins>
      <w:del w:id="271" w:author="Graham Klyne" w:date="2013-07-18T10:12:00Z">
        <w:r w:rsidRPr="00ED1143" w:rsidDel="00027046">
          <w:rPr>
            <w:rFonts w:cs="Arial"/>
            <w:lang w:val="en-US"/>
          </w:rPr>
          <w:delText>to</w:delText>
        </w:r>
      </w:del>
      <w:r w:rsidRPr="00ED1143">
        <w:rPr>
          <w:rFonts w:cs="Arial"/>
          <w:lang w:val="en-US"/>
        </w:rPr>
        <w:t xml:space="preserve"> Research Objects is </w:t>
      </w:r>
      <w:del w:id="272" w:author="Graham Klyne" w:date="2013-07-18T10:13:00Z">
        <w:r w:rsidRPr="00ED1143" w:rsidDel="00027046">
          <w:rPr>
            <w:rFonts w:cs="Arial"/>
            <w:lang w:val="en-US"/>
          </w:rPr>
          <w:delText xml:space="preserve">captured in the description of </w:delText>
        </w:r>
      </w:del>
      <w:r w:rsidRPr="00ED1143">
        <w:rPr>
          <w:rFonts w:cs="Arial"/>
          <w:lang w:val="en-US"/>
        </w:rPr>
        <w:t>Research Object Evolution (</w:t>
      </w:r>
      <w:r w:rsidR="006A5716">
        <w:rPr>
          <w:rFonts w:cs="Arial"/>
          <w:lang w:val="en-US"/>
        </w:rPr>
        <w:t>roevo</w:t>
      </w:r>
      <w:r w:rsidRPr="00ED1143">
        <w:rPr>
          <w:rFonts w:cs="Arial"/>
          <w:lang w:val="en-US"/>
        </w:rPr>
        <w:t xml:space="preserve">). </w:t>
      </w:r>
      <w:r w:rsidR="00385580" w:rsidRPr="00ED1143">
        <w:rPr>
          <w:rFonts w:cs="Arial"/>
          <w:lang w:val="en-US"/>
        </w:rPr>
        <w:t xml:space="preserve">This </w:t>
      </w:r>
      <w:del w:id="273" w:author="Graham Klyne" w:date="2013-07-18T10:13:00Z">
        <w:r w:rsidR="00385580" w:rsidRPr="00ED1143" w:rsidDel="00027046">
          <w:rPr>
            <w:rFonts w:cs="Arial"/>
            <w:lang w:val="en-US"/>
          </w:rPr>
          <w:delText xml:space="preserve">type of provenance </w:delText>
        </w:r>
      </w:del>
      <w:r w:rsidR="00385580" w:rsidRPr="00ED1143">
        <w:rPr>
          <w:rFonts w:cs="Arial"/>
          <w:lang w:val="en-US"/>
        </w:rPr>
        <w:t>is</w:t>
      </w:r>
      <w:r w:rsidRPr="00ED1143">
        <w:rPr>
          <w:rFonts w:cs="Arial"/>
          <w:lang w:val="en-US"/>
        </w:rPr>
        <w:t xml:space="preserve"> expressed using a similar </w:t>
      </w:r>
      <w:r w:rsidR="00385580" w:rsidRPr="00ED1143">
        <w:rPr>
          <w:rFonts w:cs="Arial"/>
          <w:lang w:val="en-US"/>
        </w:rPr>
        <w:t>approach to that shown above</w:t>
      </w:r>
      <w:r w:rsidRPr="00ED1143">
        <w:rPr>
          <w:rFonts w:cs="Arial"/>
          <w:lang w:val="en-US"/>
        </w:rPr>
        <w:t xml:space="preserve">, but with provenance relationships described between ROs, rather than between resources aggregated by an RO. Here, the </w:t>
      </w:r>
      <w:r w:rsidR="006A5716">
        <w:rPr>
          <w:rFonts w:cs="Arial"/>
          <w:lang w:val="en-US"/>
        </w:rPr>
        <w:t>roevo</w:t>
      </w:r>
      <w:r w:rsidRPr="00ED1143">
        <w:rPr>
          <w:rFonts w:cs="Arial"/>
          <w:lang w:val="en-US"/>
        </w:rPr>
        <w:t xml:space="preserve"> provenance resources capture the evolutionary relationships between a </w:t>
      </w:r>
      <w:r w:rsidRPr="00ED1143">
        <w:rPr>
          <w:rFonts w:cs="Arial"/>
          <w:i/>
          <w:iCs/>
          <w:lang w:val="en-US"/>
        </w:rPr>
        <w:t>Live</w:t>
      </w:r>
      <w:r w:rsidRPr="00ED1143">
        <w:rPr>
          <w:rFonts w:cs="Arial"/>
          <w:lang w:val="en-US"/>
        </w:rPr>
        <w:t> RO and its </w:t>
      </w:r>
      <w:r w:rsidRPr="00ED1143">
        <w:rPr>
          <w:rFonts w:cs="Arial"/>
          <w:i/>
          <w:iCs/>
          <w:lang w:val="en-US"/>
        </w:rPr>
        <w:t>Snapshots</w:t>
      </w:r>
      <w:r w:rsidRPr="00ED1143">
        <w:rPr>
          <w:rFonts w:cs="Arial"/>
          <w:lang w:val="en-US"/>
        </w:rPr>
        <w:t> or </w:t>
      </w:r>
      <w:r w:rsidRPr="00ED1143">
        <w:rPr>
          <w:rFonts w:cs="Arial"/>
          <w:i/>
          <w:iCs/>
          <w:lang w:val="en-US"/>
        </w:rPr>
        <w:t>Archives</w:t>
      </w:r>
      <w:r w:rsidR="00385580" w:rsidRPr="00ED1143">
        <w:rPr>
          <w:rFonts w:cs="Arial"/>
          <w:i/>
          <w:iCs/>
          <w:lang w:val="en-US"/>
        </w:rPr>
        <w:t xml:space="preserve"> </w:t>
      </w:r>
      <w:r w:rsidR="00385580" w:rsidRPr="00ED1143">
        <w:rPr>
          <w:rFonts w:cs="Arial"/>
          <w:iCs/>
          <w:lang w:val="en-US"/>
        </w:rPr>
        <w:t>states</w:t>
      </w:r>
      <w:r w:rsidRPr="00ED1143">
        <w:rPr>
          <w:rFonts w:cs="Arial"/>
          <w:lang w:val="en-US"/>
        </w:rPr>
        <w:t xml:space="preserve">, and the forward looking relations are colour coded in blue, and the historical provenance relationships are colured in red </w:t>
      </w:r>
      <w:r w:rsidR="00A13D9D" w:rsidRPr="00ED1143">
        <w:rPr>
          <w:rFonts w:cs="Arial"/>
          <w:lang w:val="en-US"/>
        </w:rPr>
        <w:t>as can b</w:t>
      </w:r>
      <w:r w:rsidRPr="00ED1143">
        <w:rPr>
          <w:rFonts w:cs="Arial"/>
          <w:lang w:val="en-US"/>
        </w:rPr>
        <w:t xml:space="preserve">e seen in </w:t>
      </w:r>
      <w:fldSimple w:instr=" REF _Ref361129847 \h  \* MERGEFORMAT ">
        <w:r w:rsidR="00322866" w:rsidRPr="00322866">
          <w:rPr>
            <w:rFonts w:cs="Arial"/>
            <w:lang w:val="en-US"/>
          </w:rPr>
          <w:t>Figure 2</w:t>
        </w:r>
      </w:fldSimple>
      <w:r w:rsidRPr="00ED1143">
        <w:rPr>
          <w:rFonts w:cs="Arial"/>
          <w:lang w:val="en-US"/>
        </w:rPr>
        <w:t>.</w:t>
      </w:r>
      <w:r w:rsidR="006416A0" w:rsidRPr="00ED1143">
        <w:rPr>
          <w:rFonts w:cs="Arial"/>
          <w:shd w:val="clear" w:color="auto" w:fill="FFFFFF"/>
        </w:rPr>
        <w:t xml:space="preserve"> </w:t>
      </w:r>
      <w:r w:rsidR="00152A85" w:rsidRPr="00ED1143">
        <w:rPr>
          <w:rFonts w:cs="Arial"/>
          <w:shd w:val="clear" w:color="auto" w:fill="FFFFFF"/>
        </w:rPr>
        <w:t xml:space="preserve">In the next </w:t>
      </w:r>
      <w:ins w:id="274" w:author="Graham Klyne" w:date="2013-07-18T10:13:00Z">
        <w:r w:rsidR="00027046">
          <w:rPr>
            <w:rFonts w:cs="Arial"/>
            <w:shd w:val="clear" w:color="auto" w:fill="FFFFFF"/>
          </w:rPr>
          <w:t xml:space="preserve">section </w:t>
        </w:r>
      </w:ins>
      <w:r w:rsidR="00152A85" w:rsidRPr="00ED1143">
        <w:rPr>
          <w:rFonts w:cs="Arial"/>
          <w:shd w:val="clear" w:color="auto" w:fill="FFFFFF"/>
        </w:rPr>
        <w:t>we describe</w:t>
      </w:r>
      <w:del w:id="275" w:author="Graham Klyne" w:date="2013-07-18T10:13:00Z">
        <w:r w:rsidR="00152A85" w:rsidRPr="00ED1143" w:rsidDel="00027046">
          <w:rPr>
            <w:rFonts w:cs="Arial"/>
            <w:shd w:val="clear" w:color="auto" w:fill="FFFFFF"/>
          </w:rPr>
          <w:delText>d</w:delText>
        </w:r>
      </w:del>
      <w:r w:rsidR="00152A85" w:rsidRPr="00ED1143">
        <w:rPr>
          <w:rFonts w:cs="Arial"/>
          <w:shd w:val="clear" w:color="auto" w:fill="FFFFFF"/>
        </w:rPr>
        <w:t xml:space="preserve"> how </w:t>
      </w:r>
      <w:del w:id="276" w:author="Graham Klyne" w:date="2013-07-18T10:14:00Z">
        <w:r w:rsidR="00152A85" w:rsidRPr="00ED1143" w:rsidDel="00027046">
          <w:rPr>
            <w:rFonts w:cs="Arial"/>
            <w:shd w:val="clear" w:color="auto" w:fill="FFFFFF"/>
          </w:rPr>
          <w:delText xml:space="preserve">to access </w:delText>
        </w:r>
      </w:del>
      <w:del w:id="277" w:author="Graham Klyne" w:date="2013-07-18T10:13:00Z">
        <w:r w:rsidR="00152A85" w:rsidRPr="00ED1143" w:rsidDel="00027046">
          <w:rPr>
            <w:rFonts w:cs="Arial"/>
            <w:shd w:val="clear" w:color="auto" w:fill="FFFFFF"/>
          </w:rPr>
          <w:delText xml:space="preserve">to </w:delText>
        </w:r>
      </w:del>
      <w:r w:rsidR="00152A85" w:rsidRPr="00ED1143">
        <w:rPr>
          <w:rFonts w:cs="Arial"/>
          <w:shd w:val="clear" w:color="auto" w:fill="FFFFFF"/>
        </w:rPr>
        <w:t>this provenance</w:t>
      </w:r>
      <w:ins w:id="278" w:author="Graham Klyne" w:date="2013-07-18T10:14:00Z">
        <w:r w:rsidR="00027046">
          <w:rPr>
            <w:rFonts w:cs="Arial"/>
            <w:shd w:val="clear" w:color="auto" w:fill="FFFFFF"/>
          </w:rPr>
          <w:t xml:space="preserve"> is accessed</w:t>
        </w:r>
      </w:ins>
      <w:r w:rsidR="00152A85" w:rsidRPr="00ED1143">
        <w:rPr>
          <w:rFonts w:cs="Arial"/>
          <w:shd w:val="clear" w:color="auto" w:fill="FFFFFF"/>
        </w:rPr>
        <w:t xml:space="preserve">. </w:t>
      </w:r>
    </w:p>
    <w:p w:rsidR="00D872BC" w:rsidRPr="00ED1143" w:rsidRDefault="00D872BC" w:rsidP="003D3B22">
      <w:pPr>
        <w:tabs>
          <w:tab w:val="left" w:pos="3828"/>
        </w:tabs>
        <w:jc w:val="center"/>
        <w:rPr>
          <w:lang w:val="en-US"/>
        </w:rPr>
      </w:pPr>
      <w:r w:rsidRPr="00ED1143">
        <w:rPr>
          <w:noProof/>
          <w:lang w:val="en-US" w:eastAsia="en-US"/>
        </w:rPr>
        <w:drawing>
          <wp:inline distT="0" distB="0" distL="0" distR="0">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ED1143" w:rsidRDefault="00D872BC" w:rsidP="003D3B22">
      <w:pPr>
        <w:pStyle w:val="Caption"/>
      </w:pPr>
      <w:bookmarkStart w:id="279" w:name="_Ref361129847"/>
      <w:bookmarkStart w:id="280" w:name="_Toc361755216"/>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2</w:t>
      </w:r>
      <w:r w:rsidR="005545A4" w:rsidRPr="00ED1143">
        <w:fldChar w:fldCharType="end"/>
      </w:r>
      <w:bookmarkEnd w:id="279"/>
      <w:r w:rsidRPr="00ED1143">
        <w:t xml:space="preserve"> </w:t>
      </w:r>
      <w:r w:rsidR="006A5716">
        <w:t>roevo</w:t>
      </w:r>
      <w:r w:rsidRPr="00ED1143">
        <w:t xml:space="preserve"> provenance diagram</w:t>
      </w:r>
      <w:bookmarkEnd w:id="280"/>
    </w:p>
    <w:p w:rsidR="00D872BC" w:rsidRPr="00ED1143" w:rsidRDefault="00D872BC" w:rsidP="003D3B22"/>
    <w:p w:rsidR="0010484F" w:rsidRPr="00ED1143" w:rsidRDefault="0010484F" w:rsidP="0009146B">
      <w:pPr>
        <w:pStyle w:val="Heading2"/>
        <w:numPr>
          <w:numberingChange w:id="281" w:author="Graham Klyne" w:date="2013-07-18T09:00:00Z" w:original="%1:2:0:.%2:3:0:"/>
        </w:numPr>
      </w:pPr>
      <w:bookmarkStart w:id="282" w:name="_Toc361755192"/>
      <w:r w:rsidRPr="00ED1143">
        <w:t>Accesing provenance in ROs</w:t>
      </w:r>
      <w:bookmarkEnd w:id="282"/>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 xml:space="preserve">Accessing provenance in an RO generally involves first reading the RO manifest, which contains </w:t>
      </w:r>
      <w:r w:rsidR="00454762">
        <w:rPr>
          <w:rFonts w:cs="Arial"/>
          <w:lang w:val="en-US"/>
        </w:rPr>
        <w:t xml:space="preserve">the </w:t>
      </w:r>
      <w:r w:rsidRPr="00ED1143">
        <w:rPr>
          <w:rFonts w:cs="Arial"/>
          <w:lang w:val="en-US"/>
        </w:rPr>
        <w:t xml:space="preserve">information described in the </w:t>
      </w:r>
      <w:r w:rsidR="005545A4">
        <w:rPr>
          <w:rFonts w:cs="Arial"/>
          <w:lang w:val="en-US"/>
        </w:rPr>
        <w:fldChar w:fldCharType="begin"/>
      </w:r>
      <w:r w:rsidR="00454762">
        <w:rPr>
          <w:rFonts w:cs="Arial"/>
          <w:lang w:val="en-US"/>
        </w:rPr>
        <w:instrText xml:space="preserve"> REF _Ref361129331 \h </w:instrText>
      </w:r>
      <w:r w:rsidR="005F4097" w:rsidRPr="005545A4">
        <w:rPr>
          <w:rFonts w:cs="Arial"/>
          <w:lang w:val="en-US"/>
        </w:rPr>
      </w:r>
      <w:r w:rsidR="005545A4">
        <w:rPr>
          <w:rFonts w:cs="Arial"/>
          <w:lang w:val="en-US"/>
        </w:rPr>
        <w:fldChar w:fldCharType="separate"/>
      </w:r>
      <w:r w:rsidR="00322866" w:rsidRPr="00ED1143">
        <w:t xml:space="preserve">Figure </w:t>
      </w:r>
      <w:r w:rsidR="00322866">
        <w:rPr>
          <w:noProof/>
        </w:rPr>
        <w:t>1</w:t>
      </w:r>
      <w:r w:rsidR="005545A4">
        <w:rPr>
          <w:rFonts w:cs="Arial"/>
          <w:lang w:val="en-US"/>
        </w:rPr>
        <w:fldChar w:fldCharType="end"/>
      </w:r>
      <w:r w:rsidR="00454762">
        <w:rPr>
          <w:rFonts w:cs="Arial"/>
          <w:lang w:val="en-US"/>
        </w:rPr>
        <w:t xml:space="preserve"> and </w:t>
      </w:r>
      <w:r w:rsidR="005545A4">
        <w:rPr>
          <w:rFonts w:cs="Arial"/>
          <w:lang w:val="en-US"/>
        </w:rPr>
        <w:fldChar w:fldCharType="begin"/>
      </w:r>
      <w:r w:rsidR="00454762">
        <w:rPr>
          <w:rFonts w:cs="Arial"/>
          <w:lang w:val="en-US"/>
        </w:rPr>
        <w:instrText xml:space="preserve"> REF _Ref361129847 \h </w:instrText>
      </w:r>
      <w:r w:rsidR="005F4097" w:rsidRPr="005545A4">
        <w:rPr>
          <w:rFonts w:cs="Arial"/>
          <w:lang w:val="en-US"/>
        </w:rPr>
      </w:r>
      <w:r w:rsidR="005545A4">
        <w:rPr>
          <w:rFonts w:cs="Arial"/>
          <w:lang w:val="en-US"/>
        </w:rPr>
        <w:fldChar w:fldCharType="separate"/>
      </w:r>
      <w:r w:rsidR="00322866" w:rsidRPr="00ED1143">
        <w:t xml:space="preserve">Figure </w:t>
      </w:r>
      <w:r w:rsidR="00322866">
        <w:rPr>
          <w:noProof/>
        </w:rPr>
        <w:t>2</w:t>
      </w:r>
      <w:r w:rsidR="005545A4">
        <w:rPr>
          <w:rFonts w:cs="Arial"/>
          <w:lang w:val="en-US"/>
        </w:rPr>
        <w:fldChar w:fldCharType="end"/>
      </w:r>
      <w:r w:rsidRPr="00ED1143">
        <w:rPr>
          <w:rFonts w:cs="Arial"/>
          <w:lang w:val="en-US"/>
        </w:rPr>
        <w:t>.</w:t>
      </w:r>
      <w:r w:rsidR="00152A85" w:rsidRPr="00ED1143">
        <w:rPr>
          <w:rFonts w:cs="Arial"/>
          <w:lang w:val="en-US"/>
        </w:rPr>
        <w:t xml:space="preserve"> </w:t>
      </w:r>
      <w:r w:rsidR="00454762">
        <w:rPr>
          <w:rFonts w:cs="Arial"/>
          <w:lang w:val="en-US"/>
        </w:rPr>
        <w:t>The</w:t>
      </w:r>
      <w:r w:rsidRPr="00ED1143">
        <w:rPr>
          <w:rFonts w:cs="Arial"/>
          <w:lang w:val="en-US"/>
        </w:rPr>
        <w:t xml:space="preserve"> RO manifest information is</w:t>
      </w:r>
      <w:r w:rsidR="00454762">
        <w:rPr>
          <w:rFonts w:cs="Arial"/>
          <w:lang w:val="en-US"/>
        </w:rPr>
        <w:t xml:space="preserve"> then</w:t>
      </w:r>
      <w:r w:rsidRPr="00ED1143">
        <w:rPr>
          <w:rFonts w:cs="Arial"/>
          <w:lang w:val="en-US"/>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Pr>
          <w:rFonts w:cs="Arial"/>
          <w:lang w:val="en-US"/>
        </w:rPr>
        <w:t xml:space="preserve"> </w:t>
      </w:r>
      <w:r w:rsidRPr="00ED1143">
        <w:rPr>
          <w:rFonts w:cs="Arial"/>
          <w:lang w:val="en-US"/>
        </w:rPr>
        <w:t>For example, the checklist service reads </w:t>
      </w:r>
      <w:r w:rsidRPr="00ED1143">
        <w:rPr>
          <w:rFonts w:cs="Arial"/>
          <w:iCs/>
          <w:lang w:val="en-US"/>
        </w:rPr>
        <w:t>all</w:t>
      </w:r>
      <w:r w:rsidRPr="00ED1143">
        <w:rPr>
          <w:rFonts w:cs="Arial"/>
          <w:lang w:val="en-US"/>
        </w:rPr>
        <w:t> the annotations mentioned in the RO manifest, and creates a single RDF</w:t>
      </w:r>
      <w:r w:rsidR="00606C28" w:rsidRPr="00ED1143">
        <w:rPr>
          <w:rFonts w:cs="Arial"/>
          <w:lang w:val="en-US"/>
        </w:rPr>
        <w:t xml:space="preserve"> merged annotation graph of </w:t>
      </w:r>
      <w:r w:rsidR="00106AB4" w:rsidRPr="00ED1143">
        <w:rPr>
          <w:rFonts w:cs="Arial"/>
          <w:lang w:val="en-US"/>
        </w:rPr>
        <w:t>the entire</w:t>
      </w:r>
      <w:r w:rsidRPr="00ED1143">
        <w:rPr>
          <w:rFonts w:cs="Arial"/>
          <w:lang w:val="en-US"/>
        </w:rPr>
        <w:t xml:space="preserve"> provenance and other information thus obtained. Provenance information can then be tested by suitably constructed SPARQL queries that are evaluated against the merged annotation graph.</w:t>
      </w:r>
    </w:p>
    <w:p w:rsidR="00000000" w:rsidRDefault="005028E6">
      <w:pPr>
        <w:overflowPunct/>
        <w:autoSpaceDE/>
        <w:autoSpaceDN/>
        <w:adjustRightInd/>
        <w:spacing w:before="225" w:after="225"/>
        <w:ind w:left="360"/>
        <w:textAlignment w:val="auto"/>
        <w:rPr>
          <w:ins w:id="283" w:author="Graham Klyne" w:date="2013-07-18T10:16:00Z"/>
          <w:del w:id="284" w:author="Graham Klyne" w:date="2013-07-18T10:16:00Z"/>
          <w:rFonts w:cs="Arial"/>
          <w:lang w:val="en-US"/>
        </w:rPr>
      </w:pPr>
      <w:r w:rsidRPr="00ED1143">
        <w:rPr>
          <w:rFonts w:cs="Arial"/>
          <w:lang w:val="en-US"/>
        </w:rPr>
        <w:t>Other applications may choose to be selective about the annotations they read, selecting those that are indicated in the RO manifest as having relevance to a particular target resource of interest.</w:t>
      </w:r>
    </w:p>
    <w:p w:rsidR="00000000" w:rsidRDefault="00152A85">
      <w:pPr>
        <w:overflowPunct/>
        <w:autoSpaceDE/>
        <w:autoSpaceDN/>
        <w:adjustRightInd/>
        <w:spacing w:before="225" w:after="225"/>
        <w:ind w:left="360"/>
        <w:textAlignment w:val="auto"/>
        <w:rPr>
          <w:del w:id="285" w:author="Graham Klyne" w:date="2013-07-18T10:16:00Z"/>
          <w:rFonts w:cs="Arial"/>
          <w:lang w:val="en-US"/>
        </w:rPr>
      </w:pPr>
      <w:del w:id="286" w:author="Graham Klyne" w:date="2013-07-18T10:16:00Z">
        <w:r w:rsidRPr="00ED1143" w:rsidDel="004B0D16">
          <w:rPr>
            <w:rFonts w:cs="Arial"/>
            <w:lang w:val="en-US"/>
          </w:rPr>
          <w:delText xml:space="preserve"> </w:delText>
        </w:r>
      </w:del>
    </w:p>
    <w:p w:rsidR="004409DD" w:rsidRPr="00ED1143" w:rsidRDefault="00152A85" w:rsidP="004B0D16">
      <w:pPr>
        <w:overflowPunct/>
        <w:autoSpaceDE/>
        <w:autoSpaceDN/>
        <w:adjustRightInd/>
        <w:spacing w:before="225" w:after="225"/>
        <w:ind w:left="360"/>
        <w:textAlignment w:val="auto"/>
        <w:rPr>
          <w:rFonts w:cs="Arial"/>
          <w:lang w:val="en-US"/>
        </w:rPr>
      </w:pPr>
      <w:del w:id="287" w:author="Graham Klyne" w:date="2013-07-18T10:16:00Z">
        <w:r w:rsidRPr="00ED1143" w:rsidDel="004B0D16">
          <w:rPr>
            <w:rFonts w:cs="Arial"/>
            <w:lang w:val="en-US"/>
          </w:rPr>
          <w:delText>So far it has been explained how to model provenance and how to access to that data once it is stored but we have not introduced how to obtain that data which has been mostly provided by Taverna</w:delText>
        </w:r>
        <w:r w:rsidRPr="00ED1143" w:rsidDel="004B0D16">
          <w:rPr>
            <w:rStyle w:val="FootnoteReference"/>
            <w:rFonts w:cs="Arial"/>
            <w:szCs w:val="12"/>
            <w:lang w:val="en-US"/>
          </w:rPr>
          <w:footnoteReference w:id="9"/>
        </w:r>
        <w:r w:rsidRPr="00ED1143" w:rsidDel="004B0D16">
          <w:rPr>
            <w:rFonts w:cs="Arial"/>
            <w:lang w:val="en-US"/>
          </w:rPr>
          <w:delText>.</w:delText>
        </w:r>
        <w:r w:rsidR="00454762" w:rsidDel="004B0D16">
          <w:rPr>
            <w:rFonts w:cs="Arial"/>
            <w:lang w:val="en-US"/>
          </w:rPr>
          <w:delText xml:space="preserve"> </w:delText>
        </w:r>
      </w:del>
    </w:p>
    <w:p w:rsidR="0010484F" w:rsidRPr="00ED1143" w:rsidRDefault="0010484F" w:rsidP="0009146B">
      <w:pPr>
        <w:pStyle w:val="Heading2"/>
        <w:numPr>
          <w:numberingChange w:id="290" w:author="Graham Klyne" w:date="2013-07-18T09:00:00Z" w:original="%1:2:0:.%2:4:0:"/>
        </w:numPr>
      </w:pPr>
      <w:bookmarkStart w:id="291" w:name="_Toc361755193"/>
      <w:r w:rsidRPr="00ED1143">
        <w:t>Taverna provenance export tools</w:t>
      </w:r>
      <w:bookmarkEnd w:id="291"/>
    </w:p>
    <w:p w:rsidR="005028E6" w:rsidRPr="00ED1143" w:rsidRDefault="005028E6" w:rsidP="003D3B22">
      <w:pPr>
        <w:ind w:left="360"/>
        <w:rPr>
          <w:rFonts w:cs="Arial"/>
          <w:shd w:val="clear" w:color="auto" w:fill="FFFFFF"/>
        </w:rPr>
      </w:pPr>
      <w:del w:id="292" w:author="Graham Klyne" w:date="2013-07-18T10:16:00Z">
        <w:r w:rsidRPr="00ED1143" w:rsidDel="004B0D16">
          <w:rPr>
            <w:rFonts w:cs="Arial"/>
            <w:shd w:val="clear" w:color="auto" w:fill="FFFFFF"/>
          </w:rPr>
          <w:delText xml:space="preserve">Taverna </w:delText>
        </w:r>
      </w:del>
      <w:ins w:id="293" w:author="Graham Klyne" w:date="2013-07-18T10:16:00Z">
        <w:r w:rsidR="004B0D16" w:rsidRPr="00ED1143">
          <w:rPr>
            <w:rFonts w:cs="Arial"/>
            <w:lang w:val="en-US"/>
          </w:rPr>
          <w:t>Taverna</w:t>
        </w:r>
        <w:r w:rsidR="004B0D16" w:rsidRPr="00ED1143">
          <w:rPr>
            <w:rStyle w:val="FootnoteReference"/>
            <w:rFonts w:cs="Arial"/>
            <w:szCs w:val="12"/>
            <w:lang w:val="en-US"/>
          </w:rPr>
          <w:footnoteReference w:id="10"/>
        </w:r>
        <w:r w:rsidR="004B0D16">
          <w:rPr>
            <w:rFonts w:cs="Arial"/>
            <w:lang w:val="en-US"/>
          </w:rPr>
          <w:t xml:space="preserve"> </w:t>
        </w:r>
      </w:ins>
      <w:r w:rsidR="00C41C0F" w:rsidRPr="00ED1143">
        <w:rPr>
          <w:rFonts w:cs="Arial"/>
          <w:shd w:val="clear" w:color="auto" w:fill="FFFFFF"/>
        </w:rPr>
        <w:t xml:space="preserve">executes workflows and </w:t>
      </w:r>
      <w:del w:id="297" w:author="Graham Klyne" w:date="2013-07-18T10:17:00Z">
        <w:r w:rsidR="00C41C0F" w:rsidRPr="00ED1143" w:rsidDel="004B0D16">
          <w:rPr>
            <w:rFonts w:cs="Arial"/>
            <w:shd w:val="clear" w:color="auto" w:fill="FFFFFF"/>
          </w:rPr>
          <w:delText xml:space="preserve">therefore </w:delText>
        </w:r>
      </w:del>
      <w:r w:rsidRPr="00ED1143">
        <w:rPr>
          <w:rFonts w:cs="Arial"/>
          <w:shd w:val="clear" w:color="auto" w:fill="FFFFFF"/>
        </w:rPr>
        <w:t>can</w:t>
      </w:r>
      <w:r w:rsidR="00C41C0F" w:rsidRPr="00ED1143">
        <w:rPr>
          <w:rFonts w:cs="Arial"/>
          <w:shd w:val="clear" w:color="auto" w:fill="FFFFFF"/>
        </w:rPr>
        <w:t xml:space="preserve"> capture provenance of workflow results</w:t>
      </w:r>
      <w:r w:rsidRPr="00ED1143">
        <w:rPr>
          <w:rFonts w:cs="Arial"/>
          <w:shd w:val="clear" w:color="auto" w:fill="FFFFFF"/>
        </w:rPr>
        <w:t xml:space="preserve">, including individual processor iterations and their inputs and outputs. This provenance is kept in an internal database, which is used within the </w:t>
      </w:r>
      <w:ins w:id="298" w:author="Graham Klyne" w:date="2013-07-18T10:18:00Z">
        <w:r w:rsidR="004B0D16">
          <w:rPr>
            <w:rFonts w:cs="Arial"/>
            <w:shd w:val="clear" w:color="auto" w:fill="FFFFFF"/>
          </w:rPr>
          <w:t xml:space="preserve">Taverna </w:t>
        </w:r>
      </w:ins>
      <w:r w:rsidRPr="00ED1143">
        <w:rPr>
          <w:rFonts w:cs="Arial"/>
          <w:shd w:val="clear" w:color="auto" w:fill="FFFFFF"/>
        </w:rPr>
        <w:t xml:space="preserve">workbench to </w:t>
      </w:r>
      <w:del w:id="299" w:author="Graham Klyne" w:date="2013-07-18T10:18:00Z">
        <w:r w:rsidRPr="00ED1143" w:rsidDel="004B0D16">
          <w:rPr>
            <w:rFonts w:cs="Arial"/>
            <w:shd w:val="clear" w:color="auto" w:fill="FFFFFF"/>
          </w:rPr>
          <w:delText xml:space="preserve">populate </w:delText>
        </w:r>
      </w:del>
      <w:ins w:id="300" w:author="Graham Klyne" w:date="2013-07-18T10:18:00Z">
        <w:r w:rsidR="004B0D16">
          <w:rPr>
            <w:rFonts w:cs="Arial"/>
            <w:shd w:val="clear" w:color="auto" w:fill="FFFFFF"/>
          </w:rPr>
          <w:t>present information about</w:t>
        </w:r>
        <w:r w:rsidR="004B0D16" w:rsidRPr="00ED1143">
          <w:rPr>
            <w:rFonts w:cs="Arial"/>
            <w:shd w:val="clear" w:color="auto" w:fill="FFFFFF"/>
          </w:rPr>
          <w:t xml:space="preserve"> </w:t>
        </w:r>
      </w:ins>
      <w:r w:rsidR="004409DD" w:rsidRPr="00ED1143">
        <w:rPr>
          <w:rFonts w:cs="Arial"/>
          <w:shd w:val="clear" w:color="auto" w:fill="FFFFFF"/>
        </w:rPr>
        <w:t>p</w:t>
      </w:r>
      <w:r w:rsidRPr="00ED1143">
        <w:rPr>
          <w:rFonts w:cs="Arial"/>
          <w:shd w:val="clear" w:color="auto" w:fill="FFFFFF"/>
        </w:rPr>
        <w:t xml:space="preserve">revious runs and </w:t>
      </w:r>
      <w:r w:rsidR="00E141CB" w:rsidRPr="00ED1143">
        <w:rPr>
          <w:rFonts w:cs="Arial"/>
          <w:shd w:val="clear" w:color="auto" w:fill="FFFFFF"/>
        </w:rPr>
        <w:t>i</w:t>
      </w:r>
      <w:r w:rsidRPr="00ED1143">
        <w:rPr>
          <w:rFonts w:cs="Arial"/>
          <w:shd w:val="clear" w:color="auto" w:fill="FFFFFF"/>
        </w:rPr>
        <w:t>ntermediate results</w:t>
      </w:r>
      <w:del w:id="301" w:author="Graham Klyne" w:date="2013-07-18T10:19:00Z">
        <w:r w:rsidRPr="00ED1143" w:rsidDel="004B0D16">
          <w:rPr>
            <w:rFonts w:cs="Arial"/>
            <w:shd w:val="clear" w:color="auto" w:fill="FFFFFF"/>
          </w:rPr>
          <w:delText xml:space="preserve"> in the </w:delText>
        </w:r>
        <w:r w:rsidR="00C41C0F" w:rsidRPr="00ED1143" w:rsidDel="004B0D16">
          <w:rPr>
            <w:rFonts w:cs="Arial"/>
            <w:shd w:val="clear" w:color="auto" w:fill="FFFFFF"/>
          </w:rPr>
          <w:delText>r</w:delText>
        </w:r>
        <w:r w:rsidRPr="00ED1143" w:rsidDel="004B0D16">
          <w:rPr>
            <w:rFonts w:cs="Arial"/>
            <w:shd w:val="clear" w:color="auto" w:fill="FFFFFF"/>
          </w:rPr>
          <w:delText>esults view</w:delText>
        </w:r>
      </w:del>
      <w:r w:rsidRPr="00ED1143">
        <w:rPr>
          <w:rFonts w:cs="Arial"/>
          <w:shd w:val="clear" w:color="auto" w:fill="FFFFFF"/>
        </w:rPr>
        <w:t xml:space="preserve">. </w:t>
      </w:r>
      <w:del w:id="302" w:author="Graham Klyne" w:date="2013-07-18T10:19:00Z">
        <w:r w:rsidR="004409DD" w:rsidRPr="00ED1143" w:rsidDel="004B0D16">
          <w:rPr>
            <w:rFonts w:cs="Arial"/>
            <w:shd w:val="clear" w:color="auto" w:fill="FFFFFF"/>
          </w:rPr>
          <w:delText xml:space="preserve">The </w:delText>
        </w:r>
      </w:del>
      <w:fldSimple w:instr=" REF _Ref361130313 \h  \* MERGEFORMAT ">
        <w:r w:rsidR="00322866" w:rsidRPr="00322866">
          <w:rPr>
            <w:rFonts w:cs="Arial"/>
            <w:shd w:val="clear" w:color="auto" w:fill="FFFFFF"/>
          </w:rPr>
          <w:t>Figure 3</w:t>
        </w:r>
      </w:fldSimple>
      <w:r w:rsidR="004409DD" w:rsidRPr="00ED1143">
        <w:rPr>
          <w:rFonts w:cs="Arial"/>
          <w:shd w:val="clear" w:color="auto" w:fill="FFFFFF"/>
        </w:rPr>
        <w:t xml:space="preserve"> shows t</w:t>
      </w:r>
      <w:r w:rsidRPr="00ED1143">
        <w:rPr>
          <w:rFonts w:cs="Arial"/>
          <w:shd w:val="clear" w:color="auto" w:fill="FFFFFF"/>
        </w:rPr>
        <w:t xml:space="preserve">he </w:t>
      </w:r>
      <w:r w:rsidR="00C41C0F" w:rsidRPr="00ED1143">
        <w:rPr>
          <w:rFonts w:cs="Arial"/>
          <w:shd w:val="clear" w:color="auto" w:fill="FFFFFF"/>
        </w:rPr>
        <w:t xml:space="preserve">current </w:t>
      </w:r>
      <w:r w:rsidR="004409DD" w:rsidRPr="00ED1143">
        <w:rPr>
          <w:rFonts w:cs="Arial"/>
          <w:shd w:val="clear" w:color="auto" w:fill="FFFFFF"/>
        </w:rPr>
        <w:t>Taverna provenance architecture.</w:t>
      </w:r>
    </w:p>
    <w:p w:rsidR="00917D36" w:rsidRPr="00ED1143" w:rsidRDefault="00917D36" w:rsidP="003D3B22">
      <w:pPr>
        <w:ind w:left="360"/>
        <w:rPr>
          <w:rFonts w:ascii="Helvetica" w:hAnsi="Helvetica"/>
          <w:sz w:val="23"/>
          <w:szCs w:val="23"/>
          <w:shd w:val="clear" w:color="auto" w:fill="FFFFFF"/>
        </w:rPr>
      </w:pPr>
    </w:p>
    <w:p w:rsidR="00917D36" w:rsidRPr="00ED1143" w:rsidRDefault="00917D36" w:rsidP="003D3B22">
      <w:pPr>
        <w:ind w:left="360"/>
        <w:jc w:val="center"/>
        <w:rPr>
          <w:rFonts w:ascii="Helvetica" w:hAnsi="Helvetica"/>
          <w:sz w:val="23"/>
          <w:szCs w:val="23"/>
          <w:shd w:val="clear" w:color="auto" w:fill="FFFFFF"/>
        </w:rPr>
      </w:pPr>
      <w:r w:rsidRPr="00ED1143">
        <w:rPr>
          <w:noProof/>
          <w:lang w:val="en-US" w:eastAsia="en-US"/>
        </w:rPr>
        <w:drawing>
          <wp:inline distT="0" distB="0" distL="0" distR="0">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ED1143" w:rsidRDefault="004409DD" w:rsidP="003D3B22">
      <w:pPr>
        <w:pStyle w:val="Caption"/>
      </w:pPr>
      <w:bookmarkStart w:id="303" w:name="_Ref361130313"/>
      <w:bookmarkStart w:id="304" w:name="_Toc361755217"/>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3</w:t>
      </w:r>
      <w:r w:rsidR="005545A4" w:rsidRPr="00ED1143">
        <w:fldChar w:fldCharType="end"/>
      </w:r>
      <w:bookmarkEnd w:id="303"/>
      <w:r w:rsidRPr="00ED1143">
        <w:t xml:space="preserve"> Taverna provenance architecture</w:t>
      </w:r>
      <w:r w:rsidR="00C41C0F" w:rsidRPr="00ED1143">
        <w:t>.</w:t>
      </w:r>
      <w:bookmarkEnd w:id="304"/>
    </w:p>
    <w:p w:rsidR="004409DD" w:rsidRPr="00ED1143"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During execution of a Taverna workflow, the</w:t>
      </w:r>
      <w:r w:rsidRPr="00ED1143">
        <w:rPr>
          <w:rStyle w:val="apple-converted-space"/>
          <w:rFonts w:ascii="Arial" w:hAnsi="Arial" w:cs="Arial"/>
          <w:lang w:val="en-US"/>
        </w:rPr>
        <w:t> </w:t>
      </w:r>
      <w:r w:rsidRPr="00ED1143">
        <w:rPr>
          <w:rFonts w:ascii="Arial" w:hAnsi="Arial" w:cs="Arial"/>
          <w:lang w:val="en-US"/>
        </w:rPr>
        <w:t>dispatch stack</w:t>
      </w:r>
      <w:r w:rsidR="009A45FB" w:rsidRPr="00ED1143">
        <w:rPr>
          <w:rStyle w:val="FootnoteReference"/>
          <w:rFonts w:ascii="Arial" w:hAnsi="Arial" w:cs="Arial"/>
          <w:lang w:val="en-US"/>
        </w:rPr>
        <w:footnoteReference w:id="11"/>
      </w:r>
      <w:r w:rsidRPr="00ED1143">
        <w:rPr>
          <w:rStyle w:val="apple-converted-space"/>
          <w:rFonts w:ascii="Arial" w:hAnsi="Arial" w:cs="Arial"/>
          <w:lang w:val="en-US"/>
        </w:rPr>
        <w:t> </w:t>
      </w:r>
      <w:r w:rsidRPr="00ED1143">
        <w:rPr>
          <w:rFonts w:ascii="Arial" w:hAnsi="Arial" w:cs="Arial"/>
          <w:lang w:val="en-US"/>
        </w:rPr>
        <w:t>is responsible for the execution logic of an individual process invocaton, with layers like</w:t>
      </w:r>
      <w:r w:rsidRPr="00ED1143">
        <w:rPr>
          <w:rStyle w:val="apple-converted-space"/>
          <w:rFonts w:ascii="Arial" w:hAnsi="Arial" w:cs="Arial"/>
          <w:lang w:val="en-US"/>
        </w:rPr>
        <w:t> </w:t>
      </w:r>
      <w:r w:rsidRPr="00ED1143">
        <w:rPr>
          <w:rStyle w:val="Emphasis"/>
          <w:rFonts w:ascii="Arial" w:hAnsi="Arial" w:cs="Arial"/>
          <w:lang w:val="en-US"/>
        </w:rPr>
        <w:t>parallelise</w:t>
      </w:r>
      <w:r w:rsidRPr="00ED1143">
        <w:rPr>
          <w:rStyle w:val="apple-converted-space"/>
          <w:rFonts w:ascii="Arial" w:hAnsi="Arial" w:cs="Arial"/>
          <w:lang w:val="en-US"/>
        </w:rPr>
        <w:t> </w:t>
      </w:r>
      <w:r w:rsidRPr="00ED1143">
        <w:rPr>
          <w:rFonts w:ascii="Arial" w:hAnsi="Arial" w:cs="Arial"/>
          <w:lang w:val="en-US"/>
        </w:rPr>
        <w:t>and</w:t>
      </w:r>
      <w:r w:rsidRPr="00ED1143">
        <w:rPr>
          <w:rStyle w:val="apple-converted-space"/>
          <w:rFonts w:ascii="Arial" w:hAnsi="Arial" w:cs="Arial"/>
          <w:lang w:val="en-US"/>
        </w:rPr>
        <w:t> </w:t>
      </w:r>
      <w:r w:rsidRPr="00ED1143">
        <w:rPr>
          <w:rStyle w:val="Emphasis"/>
          <w:rFonts w:ascii="Arial" w:hAnsi="Arial" w:cs="Arial"/>
          <w:lang w:val="en-US"/>
        </w:rPr>
        <w:t>retry</w:t>
      </w:r>
      <w:r w:rsidRPr="00ED1143">
        <w:rPr>
          <w:rFonts w:ascii="Arial" w:hAnsi="Arial" w:cs="Arial"/>
          <w:lang w:val="en-US"/>
        </w:rPr>
        <w:t>. By injecting a</w:t>
      </w:r>
      <w:r w:rsidRPr="00ED1143">
        <w:rPr>
          <w:rStyle w:val="apple-converted-space"/>
          <w:rFonts w:ascii="Arial" w:hAnsi="Arial" w:cs="Arial"/>
          <w:lang w:val="en-US"/>
        </w:rPr>
        <w:t> </w:t>
      </w:r>
      <w:r w:rsidRPr="00ED1143">
        <w:rPr>
          <w:rStyle w:val="Emphasis"/>
          <w:rFonts w:ascii="Arial" w:hAnsi="Arial" w:cs="Arial"/>
          <w:i w:val="0"/>
          <w:lang w:val="en-US"/>
        </w:rPr>
        <w:t>provenance</w:t>
      </w:r>
      <w:r w:rsidRPr="00ED1143">
        <w:rPr>
          <w:rStyle w:val="Emphasis"/>
          <w:rFonts w:ascii="Arial" w:hAnsi="Arial" w:cs="Arial"/>
          <w:lang w:val="en-US"/>
        </w:rPr>
        <w:t xml:space="preserve"> </w:t>
      </w:r>
      <w:r w:rsidRPr="00ED1143">
        <w:rPr>
          <w:rStyle w:val="Emphasis"/>
          <w:rFonts w:ascii="Arial" w:hAnsi="Arial" w:cs="Arial"/>
          <w:i w:val="0"/>
          <w:lang w:val="en-US"/>
        </w:rPr>
        <w:t>layer</w:t>
      </w:r>
      <w:r w:rsidRPr="00ED1143">
        <w:rPr>
          <w:rStyle w:val="apple-converted-space"/>
          <w:rFonts w:ascii="Arial" w:hAnsi="Arial" w:cs="Arial"/>
          <w:lang w:val="en-US"/>
        </w:rPr>
        <w:t> </w:t>
      </w:r>
      <w:r w:rsidRPr="00ED1143">
        <w:rPr>
          <w:rFonts w:ascii="Arial" w:hAnsi="Arial" w:cs="Arial"/>
          <w:lang w:val="en-US"/>
        </w:rPr>
        <w:t>towards the top of the stack, a trace of each execution can be captured and stored in an internal</w:t>
      </w:r>
      <w:r w:rsidRPr="00ED1143">
        <w:rPr>
          <w:rStyle w:val="apple-converted-space"/>
          <w:rFonts w:ascii="Arial" w:hAnsi="Arial" w:cs="Arial"/>
          <w:lang w:val="en-US"/>
        </w:rPr>
        <w:t> </w:t>
      </w:r>
      <w:r w:rsidRPr="00ED1143">
        <w:rPr>
          <w:rStyle w:val="Emphasis"/>
          <w:rFonts w:ascii="Arial" w:hAnsi="Arial" w:cs="Arial"/>
          <w:i w:val="0"/>
          <w:lang w:val="en-US"/>
        </w:rPr>
        <w:t>provenance</w:t>
      </w:r>
      <w:r w:rsidRPr="00ED1143">
        <w:rPr>
          <w:rStyle w:val="Emphasis"/>
          <w:rFonts w:ascii="Arial" w:hAnsi="Arial" w:cs="Arial"/>
          <w:lang w:val="en-US"/>
        </w:rPr>
        <w:t xml:space="preserve"> </w:t>
      </w:r>
      <w:r w:rsidRPr="00ED1143">
        <w:rPr>
          <w:rStyle w:val="Emphasis"/>
          <w:rFonts w:ascii="Arial" w:hAnsi="Arial" w:cs="Arial"/>
          <w:i w:val="0"/>
          <w:lang w:val="en-US"/>
        </w:rPr>
        <w:t>database</w:t>
      </w:r>
      <w:r w:rsidRPr="00ED1143">
        <w:rPr>
          <w:rFonts w:ascii="Arial" w:hAnsi="Arial" w:cs="Arial"/>
          <w:lang w:val="en-US"/>
        </w:rPr>
        <w:t>. This includes a copy of the</w:t>
      </w:r>
      <w:r w:rsidRPr="00ED1143">
        <w:rPr>
          <w:rStyle w:val="apple-converted-space"/>
          <w:rFonts w:ascii="Arial" w:hAnsi="Arial" w:cs="Arial"/>
          <w:lang w:val="en-US"/>
        </w:rPr>
        <w:t> </w:t>
      </w:r>
      <w:r w:rsidRPr="00ED1143">
        <w:rPr>
          <w:rStyle w:val="Emphasis"/>
          <w:rFonts w:ascii="Arial" w:hAnsi="Arial" w:cs="Arial"/>
          <w:i w:val="0"/>
          <w:lang w:val="en-US"/>
        </w:rPr>
        <w:t>workflow</w:t>
      </w:r>
      <w:r w:rsidRPr="00ED1143">
        <w:rPr>
          <w:rStyle w:val="Emphasis"/>
          <w:rFonts w:ascii="Arial" w:hAnsi="Arial" w:cs="Arial"/>
          <w:lang w:val="en-US"/>
        </w:rPr>
        <w:t xml:space="preserve"> </w:t>
      </w:r>
      <w:r w:rsidRPr="00ED1143">
        <w:rPr>
          <w:rStyle w:val="Emphasis"/>
          <w:rFonts w:ascii="Arial" w:hAnsi="Arial" w:cs="Arial"/>
          <w:i w:val="0"/>
          <w:lang w:val="en-US"/>
        </w:rPr>
        <w:t>definition</w:t>
      </w:r>
      <w:r w:rsidRPr="00ED1143">
        <w:rPr>
          <w:rFonts w:ascii="Arial" w:hAnsi="Arial" w:cs="Arial"/>
          <w:lang w:val="en-US"/>
        </w:rPr>
        <w:t>, start/stop times for the</w:t>
      </w:r>
      <w:r w:rsidR="00E141CB" w:rsidRPr="00ED1143">
        <w:rPr>
          <w:rFonts w:ascii="Arial" w:hAnsi="Arial" w:cs="Arial"/>
          <w:i/>
          <w:lang w:val="en-US"/>
        </w:rPr>
        <w:t xml:space="preserve"> </w:t>
      </w:r>
      <w:r w:rsidRPr="00ED1143">
        <w:rPr>
          <w:rStyle w:val="Emphasis"/>
          <w:rFonts w:ascii="Arial" w:hAnsi="Arial" w:cs="Arial"/>
          <w:i w:val="0"/>
          <w:lang w:val="en-US"/>
        </w:rPr>
        <w:t>workflow</w:t>
      </w:r>
      <w:r w:rsidRPr="00ED1143">
        <w:rPr>
          <w:rStyle w:val="Emphasis"/>
          <w:rFonts w:ascii="Arial" w:hAnsi="Arial" w:cs="Arial"/>
          <w:lang w:val="en-US"/>
        </w:rPr>
        <w:t xml:space="preserve"> </w:t>
      </w:r>
      <w:r w:rsidRPr="00ED1143">
        <w:rPr>
          <w:rStyle w:val="Emphasis"/>
          <w:rFonts w:ascii="Arial" w:hAnsi="Arial" w:cs="Arial"/>
          <w:i w:val="0"/>
          <w:lang w:val="en-US"/>
        </w:rPr>
        <w:t>run</w:t>
      </w:r>
      <w:r w:rsidRPr="00ED1143">
        <w:rPr>
          <w:rStyle w:val="apple-converted-space"/>
          <w:rFonts w:ascii="Arial" w:hAnsi="Arial" w:cs="Arial"/>
          <w:lang w:val="en-US"/>
        </w:rPr>
        <w:t> </w:t>
      </w:r>
      <w:r w:rsidRPr="00ED1143">
        <w:rPr>
          <w:rFonts w:ascii="Arial" w:hAnsi="Arial" w:cs="Arial"/>
          <w:lang w:val="en-US"/>
        </w:rPr>
        <w:t>and for each</w:t>
      </w:r>
      <w:r w:rsidRPr="00ED1143">
        <w:rPr>
          <w:rStyle w:val="apple-converted-space"/>
          <w:rFonts w:ascii="Arial" w:hAnsi="Arial" w:cs="Arial"/>
          <w:lang w:val="en-US"/>
        </w:rPr>
        <w:t> </w:t>
      </w:r>
      <w:r w:rsidRPr="00ED1143">
        <w:rPr>
          <w:rStyle w:val="Emphasis"/>
          <w:rFonts w:ascii="Arial" w:hAnsi="Arial" w:cs="Arial"/>
          <w:i w:val="0"/>
          <w:lang w:val="en-US"/>
        </w:rPr>
        <w:t>process</w:t>
      </w:r>
      <w:r w:rsidRPr="00ED1143">
        <w:rPr>
          <w:rStyle w:val="Emphasis"/>
          <w:rFonts w:ascii="Arial" w:hAnsi="Arial" w:cs="Arial"/>
          <w:lang w:val="en-US"/>
        </w:rPr>
        <w:t xml:space="preserve"> </w:t>
      </w:r>
      <w:r w:rsidRPr="00ED1143">
        <w:rPr>
          <w:rStyle w:val="Emphasis"/>
          <w:rFonts w:ascii="Arial" w:hAnsi="Arial" w:cs="Arial"/>
          <w:i w:val="0"/>
          <w:lang w:val="en-US"/>
        </w:rPr>
        <w:t>execution</w:t>
      </w:r>
      <w:r w:rsidRPr="00ED1143">
        <w:rPr>
          <w:rFonts w:ascii="Arial" w:hAnsi="Arial" w:cs="Arial"/>
          <w:lang w:val="en-US"/>
        </w:rPr>
        <w:t>. In addition the input and output</w:t>
      </w:r>
      <w:r w:rsidRPr="00ED1143">
        <w:rPr>
          <w:rStyle w:val="apple-converted-space"/>
          <w:rFonts w:ascii="Arial" w:hAnsi="Arial" w:cs="Arial"/>
          <w:lang w:val="en-US"/>
        </w:rPr>
        <w:t> </w:t>
      </w:r>
      <w:r w:rsidRPr="00ED1143">
        <w:rPr>
          <w:rStyle w:val="Emphasis"/>
          <w:rFonts w:ascii="Arial" w:hAnsi="Arial" w:cs="Arial"/>
          <w:i w:val="0"/>
          <w:lang w:val="en-US"/>
        </w:rPr>
        <w:t>parameters</w:t>
      </w:r>
      <w:r w:rsidRPr="00ED1143">
        <w:rPr>
          <w:rStyle w:val="apple-converted-space"/>
          <w:rFonts w:ascii="Arial" w:hAnsi="Arial" w:cs="Arial"/>
          <w:lang w:val="en-US"/>
        </w:rPr>
        <w:t> </w:t>
      </w:r>
      <w:r w:rsidRPr="00ED1143">
        <w:rPr>
          <w:rFonts w:ascii="Arial" w:hAnsi="Arial" w:cs="Arial"/>
          <w:lang w:val="en-US"/>
        </w:rPr>
        <w:t>for every workflow and process execution is captured as references to Taverna's</w:t>
      </w:r>
      <w:r w:rsidRPr="00ED1143">
        <w:rPr>
          <w:rStyle w:val="apple-converted-space"/>
          <w:rFonts w:ascii="Arial" w:hAnsi="Arial" w:cs="Arial"/>
          <w:lang w:val="en-US"/>
        </w:rPr>
        <w:t> </w:t>
      </w:r>
      <w:r w:rsidRPr="00ED1143">
        <w:rPr>
          <w:rStyle w:val="Emphasis"/>
          <w:rFonts w:ascii="Arial" w:hAnsi="Arial" w:cs="Arial"/>
          <w:i w:val="0"/>
          <w:lang w:val="en-US"/>
        </w:rPr>
        <w:t>internal data store</w:t>
      </w:r>
      <w:r w:rsidRPr="00ED1143">
        <w:rPr>
          <w:rFonts w:ascii="Arial" w:hAnsi="Arial" w:cs="Arial"/>
          <w:lang w:val="en-US"/>
        </w:rPr>
        <w:t>.</w:t>
      </w:r>
      <w:r w:rsidR="00E26BE8">
        <w:rPr>
          <w:rFonts w:ascii="Arial" w:hAnsi="Arial" w:cs="Arial"/>
          <w:lang w:val="en-US"/>
        </w:rPr>
        <w:t xml:space="preserve"> </w:t>
      </w:r>
    </w:p>
    <w:p w:rsidR="004409DD"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trace </w:t>
      </w:r>
      <w:r w:rsidR="002F6F9B" w:rsidRPr="00ED1143">
        <w:rPr>
          <w:rFonts w:ascii="Arial" w:hAnsi="Arial" w:cs="Arial"/>
          <w:lang w:val="en-US"/>
        </w:rPr>
        <w:t xml:space="preserve">has been </w:t>
      </w:r>
      <w:r w:rsidRPr="00ED1143">
        <w:rPr>
          <w:rFonts w:ascii="Arial" w:hAnsi="Arial" w:cs="Arial"/>
          <w:lang w:val="en-US"/>
        </w:rPr>
        <w:t>used by the</w:t>
      </w:r>
      <w:r w:rsidRPr="00ED1143">
        <w:rPr>
          <w:rStyle w:val="apple-converted-space"/>
          <w:rFonts w:ascii="Arial" w:hAnsi="Arial" w:cs="Arial"/>
          <w:lang w:val="en-US"/>
        </w:rPr>
        <w:t> </w:t>
      </w:r>
      <w:r w:rsidR="002F6F9B" w:rsidRPr="00ED1143">
        <w:rPr>
          <w:rStyle w:val="apple-converted-space"/>
          <w:rFonts w:ascii="Arial" w:hAnsi="Arial" w:cs="Arial"/>
          <w:lang w:val="en-US"/>
        </w:rPr>
        <w:t xml:space="preserve">implemented </w:t>
      </w:r>
      <w:r w:rsidRPr="00ED1143">
        <w:rPr>
          <w:rFonts w:ascii="Arial" w:hAnsi="Arial" w:cs="Arial"/>
          <w:lang w:val="en-US"/>
        </w:rPr>
        <w:t>Taverna-PROV plugin</w:t>
      </w:r>
      <w:r w:rsidR="009A45FB" w:rsidRPr="00ED1143">
        <w:rPr>
          <w:rStyle w:val="FootnoteReference"/>
          <w:rFonts w:ascii="Arial" w:hAnsi="Arial" w:cs="Arial"/>
          <w:lang w:val="en-US"/>
        </w:rPr>
        <w:footnoteReference w:id="12"/>
      </w:r>
      <w:r w:rsidRPr="00ED1143">
        <w:rPr>
          <w:rStyle w:val="apple-converted-space"/>
          <w:rFonts w:ascii="Arial" w:hAnsi="Arial" w:cs="Arial"/>
          <w:lang w:val="en-US"/>
        </w:rPr>
        <w:t> </w:t>
      </w:r>
      <w:r w:rsidRPr="00ED1143">
        <w:rPr>
          <w:rFonts w:ascii="Arial" w:hAnsi="Arial" w:cs="Arial"/>
          <w:lang w:val="en-US"/>
        </w:rPr>
        <w:t xml:space="preserve">to export the workflow run, including the output and intermediate values, </w:t>
      </w:r>
      <w:r w:rsidR="002F6F9B" w:rsidRPr="00ED1143">
        <w:rPr>
          <w:rFonts w:ascii="Arial" w:hAnsi="Arial" w:cs="Arial"/>
          <w:lang w:val="en-US"/>
        </w:rPr>
        <w:t xml:space="preserve">and </w:t>
      </w:r>
      <w:r w:rsidRPr="00ED1143">
        <w:rPr>
          <w:rFonts w:ascii="Arial" w:hAnsi="Arial" w:cs="Arial"/>
          <w:lang w:val="en-US"/>
        </w:rPr>
        <w:t>the provenance trace as a</w:t>
      </w:r>
      <w:r w:rsidRPr="00ED1143">
        <w:rPr>
          <w:rStyle w:val="apple-converted-space"/>
          <w:rFonts w:ascii="Arial" w:hAnsi="Arial" w:cs="Arial"/>
          <w:lang w:val="en-US"/>
        </w:rPr>
        <w:t> </w:t>
      </w:r>
      <w:r w:rsidRPr="00ED1143">
        <w:rPr>
          <w:rFonts w:ascii="Arial" w:hAnsi="Arial" w:cs="Arial"/>
          <w:lang w:val="en-US"/>
        </w:rPr>
        <w:t>PROV-O</w:t>
      </w:r>
      <w:r w:rsidRPr="00ED1143">
        <w:rPr>
          <w:rStyle w:val="apple-converted-space"/>
          <w:rFonts w:ascii="Arial" w:hAnsi="Arial" w:cs="Arial"/>
          <w:lang w:val="en-US"/>
        </w:rPr>
        <w:t> </w:t>
      </w:r>
      <w:r w:rsidRPr="00ED1143">
        <w:rPr>
          <w:rFonts w:ascii="Arial" w:hAnsi="Arial" w:cs="Arial"/>
          <w:lang w:val="en-US"/>
        </w:rPr>
        <w:t>RDF graph</w:t>
      </w:r>
      <w:r w:rsidR="00606C28" w:rsidRPr="00ED1143">
        <w:rPr>
          <w:rStyle w:val="FootnoteReference"/>
          <w:rFonts w:ascii="Arial" w:hAnsi="Arial" w:cs="Arial"/>
          <w:lang w:val="en-US"/>
        </w:rPr>
        <w:footnoteReference w:id="13"/>
      </w:r>
      <w:r w:rsidRPr="00ED1143">
        <w:rPr>
          <w:rFonts w:ascii="Arial" w:hAnsi="Arial" w:cs="Arial"/>
          <w:lang w:val="en-US"/>
        </w:rPr>
        <w:t xml:space="preserve"> and a directory structure of the </w:t>
      </w:r>
      <w:r w:rsidR="002F6F9B" w:rsidRPr="00ED1143">
        <w:rPr>
          <w:rFonts w:ascii="Arial" w:hAnsi="Arial" w:cs="Arial"/>
          <w:lang w:val="en-US"/>
        </w:rPr>
        <w:t xml:space="preserve">contents </w:t>
      </w:r>
      <w:r w:rsidRPr="00ED1143">
        <w:rPr>
          <w:rFonts w:ascii="Arial" w:hAnsi="Arial" w:cs="Arial"/>
          <w:lang w:val="en-US"/>
        </w:rPr>
        <w:t xml:space="preserve">as individual files. The graph </w:t>
      </w:r>
      <w:r w:rsidR="002F6F9B" w:rsidRPr="00ED1143">
        <w:rPr>
          <w:rFonts w:ascii="Arial" w:hAnsi="Arial" w:cs="Arial"/>
          <w:lang w:val="en-US"/>
        </w:rPr>
        <w:t xml:space="preserve">contents </w:t>
      </w:r>
      <w:r w:rsidRPr="00ED1143">
        <w:rPr>
          <w:rFonts w:ascii="Arial" w:hAnsi="Arial" w:cs="Arial"/>
          <w:lang w:val="en-US"/>
        </w:rPr>
        <w:t>can be queried using SPARQL and processed with other PROV tools, such as the</w:t>
      </w:r>
      <w:r w:rsidRPr="00ED1143">
        <w:rPr>
          <w:rStyle w:val="apple-converted-space"/>
          <w:rFonts w:ascii="Arial" w:hAnsi="Arial" w:cs="Arial"/>
          <w:lang w:val="en-US"/>
        </w:rPr>
        <w:t> </w:t>
      </w:r>
      <w:r w:rsidRPr="00ED1143">
        <w:rPr>
          <w:rFonts w:ascii="Arial" w:hAnsi="Arial" w:cs="Arial"/>
          <w:lang w:val="en-US"/>
        </w:rPr>
        <w:t>PROV Toolbox</w:t>
      </w:r>
      <w:r w:rsidR="00606C28" w:rsidRPr="00ED1143">
        <w:rPr>
          <w:rStyle w:val="FootnoteReference"/>
          <w:rFonts w:ascii="Arial" w:hAnsi="Arial" w:cs="Arial"/>
          <w:lang w:val="en-US"/>
        </w:rPr>
        <w:footnoteReference w:id="14"/>
      </w:r>
      <w:r w:rsidRPr="00ED1143">
        <w:rPr>
          <w:rFonts w:ascii="Arial" w:hAnsi="Arial" w:cs="Arial"/>
          <w:lang w:val="en-US"/>
        </w:rPr>
        <w:t>. The</w:t>
      </w:r>
      <w:r w:rsidRPr="00ED1143">
        <w:rPr>
          <w:rStyle w:val="apple-converted-space"/>
          <w:rFonts w:ascii="Arial" w:hAnsi="Arial" w:cs="Arial"/>
          <w:lang w:val="en-US"/>
        </w:rPr>
        <w:t> </w:t>
      </w:r>
      <w:r w:rsidRPr="00ED1143">
        <w:rPr>
          <w:rFonts w:ascii="Arial" w:hAnsi="Arial" w:cs="Arial"/>
          <w:lang w:val="en-US"/>
        </w:rPr>
        <w:t>Taverna-PROV ontology</w:t>
      </w:r>
      <w:r w:rsidR="00606C28" w:rsidRPr="00ED1143">
        <w:rPr>
          <w:rStyle w:val="FootnoteReference"/>
          <w:rFonts w:ascii="Arial" w:hAnsi="Arial" w:cs="Arial"/>
          <w:lang w:val="en-US"/>
        </w:rPr>
        <w:footnoteReference w:id="15"/>
      </w:r>
      <w:r w:rsidR="002F6F9B" w:rsidRPr="00ED1143">
        <w:rPr>
          <w:rFonts w:ascii="Arial" w:hAnsi="Arial" w:cs="Arial"/>
          <w:lang w:val="en-US"/>
        </w:rPr>
        <w:t xml:space="preserve"> </w:t>
      </w:r>
      <w:r w:rsidRPr="00ED1143">
        <w:rPr>
          <w:rFonts w:ascii="Arial" w:hAnsi="Arial" w:cs="Arial"/>
          <w:lang w:val="en-US"/>
        </w:rPr>
        <w:t>extends the Wf4Ever</w:t>
      </w:r>
      <w:r w:rsidRPr="00ED1143">
        <w:rPr>
          <w:rStyle w:val="apple-converted-space"/>
          <w:rFonts w:ascii="Arial" w:hAnsi="Arial" w:cs="Arial"/>
          <w:lang w:val="en-US"/>
        </w:rPr>
        <w:t> </w:t>
      </w:r>
      <w:r w:rsidR="007306B6" w:rsidRPr="00ED1143">
        <w:rPr>
          <w:rFonts w:ascii="Arial" w:hAnsi="Arial" w:cs="Arial"/>
          <w:lang w:val="en-US"/>
        </w:rPr>
        <w:t xml:space="preserve">wfprov </w:t>
      </w:r>
      <w:r w:rsidRPr="00ED1143">
        <w:rPr>
          <w:rFonts w:ascii="Arial" w:hAnsi="Arial" w:cs="Arial"/>
          <w:lang w:val="en-US"/>
        </w:rPr>
        <w:t>ontology, which is based on</w:t>
      </w:r>
      <w:r w:rsidRPr="00ED1143">
        <w:rPr>
          <w:rStyle w:val="apple-converted-space"/>
          <w:rFonts w:ascii="Arial" w:hAnsi="Arial" w:cs="Arial"/>
          <w:lang w:val="en-US"/>
        </w:rPr>
        <w:t> </w:t>
      </w:r>
      <w:r w:rsidRPr="00ED1143">
        <w:rPr>
          <w:rFonts w:ascii="Arial" w:hAnsi="Arial" w:cs="Arial"/>
          <w:lang w:val="en-US"/>
        </w:rPr>
        <w:t xml:space="preserve">PROV-O. Therefore no transformation (beyond OWL reasoning) </w:t>
      </w:r>
      <w:r w:rsidR="00486CD4">
        <w:rPr>
          <w:rFonts w:ascii="Arial" w:hAnsi="Arial" w:cs="Arial"/>
          <w:lang w:val="en-US"/>
        </w:rPr>
        <w:t xml:space="preserve">has been </w:t>
      </w:r>
      <w:r w:rsidRPr="00ED1143">
        <w:rPr>
          <w:rFonts w:ascii="Arial" w:hAnsi="Arial" w:cs="Arial"/>
          <w:lang w:val="en-US"/>
        </w:rPr>
        <w:t>required within Wf4Ever to understand the</w:t>
      </w:r>
      <w:r w:rsidR="002F6F9B" w:rsidRPr="00ED1143">
        <w:rPr>
          <w:rFonts w:ascii="Arial" w:hAnsi="Arial" w:cs="Arial"/>
          <w:lang w:val="en-US"/>
        </w:rPr>
        <w:t xml:space="preserve"> created</w:t>
      </w:r>
      <w:r w:rsidR="00486CD4">
        <w:rPr>
          <w:rFonts w:ascii="Arial" w:hAnsi="Arial" w:cs="Arial"/>
          <w:lang w:val="en-US"/>
        </w:rPr>
        <w:t xml:space="preserve"> Taverna-PROV traces and for using them. </w:t>
      </w:r>
    </w:p>
    <w:p w:rsidR="005619E7" w:rsidRPr="00ED1143" w:rsidRDefault="00DC1F69" w:rsidP="00DC1F69">
      <w:pPr>
        <w:pStyle w:val="ListParagraph"/>
        <w:ind w:left="426"/>
        <w:rPr>
          <w:rFonts w:cs="Arial"/>
          <w:lang w:val="en-US"/>
        </w:rPr>
      </w:pPr>
      <w:r>
        <w:rPr>
          <w:rFonts w:cs="Arial"/>
          <w:lang w:val="en-US"/>
        </w:rPr>
        <w:t xml:space="preserve">A complete description of the interaction between the different implemented parts for exporting the provenance of workflow results of a Taverna workflow is shown in </w:t>
      </w:r>
      <w:fldSimple w:instr=" REF _Ref361738581 \h  \* MERGEFORMAT ">
        <w:r w:rsidR="00322866" w:rsidRPr="00322866">
          <w:rPr>
            <w:rFonts w:cs="Arial"/>
            <w:lang w:val="en-US"/>
          </w:rPr>
          <w:t>Figure 4</w:t>
        </w:r>
      </w:fldSimple>
      <w:r>
        <w:rPr>
          <w:rFonts w:cs="Arial"/>
          <w:lang w:val="en-US"/>
        </w:rPr>
        <w:t>,and some e</w:t>
      </w:r>
      <w:r w:rsidR="004409DD" w:rsidRPr="00ED1143">
        <w:rPr>
          <w:rFonts w:cs="Arial"/>
          <w:lang w:val="en-US"/>
        </w:rPr>
        <w:t>xample</w:t>
      </w:r>
      <w:r w:rsidR="005619E7">
        <w:rPr>
          <w:rFonts w:cs="Arial"/>
          <w:lang w:val="en-US"/>
        </w:rPr>
        <w:t>s of</w:t>
      </w:r>
      <w:r w:rsidR="004409DD" w:rsidRPr="00ED1143">
        <w:rPr>
          <w:rFonts w:cs="Arial"/>
          <w:lang w:val="en-US"/>
        </w:rPr>
        <w:t xml:space="preserve"> provenance traces, in addition to installation and usage instructions for the Taverna PROV export plugin are available at the</w:t>
      </w:r>
      <w:r w:rsidR="004409DD" w:rsidRPr="00ED1143">
        <w:rPr>
          <w:rStyle w:val="apple-converted-space"/>
          <w:rFonts w:cs="Arial"/>
          <w:lang w:val="en-US"/>
        </w:rPr>
        <w:t> </w:t>
      </w:r>
      <w:r w:rsidR="004409DD" w:rsidRPr="00ED1143">
        <w:rPr>
          <w:rFonts w:cs="Arial"/>
          <w:lang w:val="en-US"/>
        </w:rPr>
        <w:t>taverna-prov project at GitHub</w:t>
      </w:r>
      <w:r w:rsidR="007306B6" w:rsidRPr="00ED1143">
        <w:rPr>
          <w:rStyle w:val="FootnoteReference"/>
          <w:rFonts w:cs="Arial"/>
          <w:lang w:val="en-US"/>
        </w:rPr>
        <w:footnoteReference w:id="16"/>
      </w:r>
      <w:r w:rsidR="004409DD" w:rsidRPr="00ED1143">
        <w:rPr>
          <w:rFonts w:cs="Arial"/>
          <w:lang w:val="en-US"/>
        </w:rPr>
        <w:t>.</w:t>
      </w:r>
      <w:r w:rsidR="005619E7">
        <w:rPr>
          <w:rFonts w:cs="Arial"/>
          <w:lang w:val="en-US"/>
        </w:rPr>
        <w:t xml:space="preserve"> </w:t>
      </w:r>
      <w:r>
        <w:rPr>
          <w:rFonts w:cs="Arial"/>
          <w:lang w:val="en-US"/>
        </w:rPr>
        <w:t>We also want to piont out that t</w:t>
      </w:r>
      <w:r w:rsidR="005619E7">
        <w:rPr>
          <w:rFonts w:cs="Arial"/>
          <w:lang w:val="en-US"/>
        </w:rPr>
        <w:t xml:space="preserve">he Taverna provenance support was key for generating the PROV-corpus as explained in the </w:t>
      </w:r>
      <w:r>
        <w:rPr>
          <w:rFonts w:cs="Arial"/>
          <w:lang w:val="en-US"/>
        </w:rPr>
        <w:t>ProvBench Challenge part of Section 2.6.</w:t>
      </w:r>
    </w:p>
    <w:p w:rsidR="00E141CB" w:rsidRPr="00ED1143" w:rsidRDefault="0031257E" w:rsidP="003D3B22">
      <w:pPr>
        <w:ind w:left="360"/>
      </w:pPr>
      <w:r w:rsidRPr="00ED1143">
        <w:rPr>
          <w:noProof/>
          <w:lang w:val="en-US" w:eastAsia="en-US"/>
        </w:rPr>
        <w:drawing>
          <wp:inline distT="0" distB="0" distL="0" distR="0">
            <wp:extent cx="6120765" cy="4708525"/>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6120765" cy="4708525"/>
                    </a:xfrm>
                    <a:prstGeom prst="rect">
                      <a:avLst/>
                    </a:prstGeom>
                  </pic:spPr>
                </pic:pic>
              </a:graphicData>
            </a:graphic>
          </wp:inline>
        </w:drawing>
      </w:r>
    </w:p>
    <w:p w:rsidR="0031257E" w:rsidRPr="00ED1143" w:rsidRDefault="0031257E" w:rsidP="003D3B22">
      <w:pPr>
        <w:pStyle w:val="Caption"/>
      </w:pPr>
      <w:bookmarkStart w:id="305" w:name="_Ref361738581"/>
      <w:bookmarkStart w:id="306" w:name="_Toc361755218"/>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4</w:t>
      </w:r>
      <w:r w:rsidR="005545A4" w:rsidRPr="00ED1143">
        <w:fldChar w:fldCharType="end"/>
      </w:r>
      <w:bookmarkEnd w:id="305"/>
      <w:r w:rsidRPr="00ED1143">
        <w:t xml:space="preserve"> Taverna provenance export plugin sequence diagram</w:t>
      </w:r>
      <w:bookmarkEnd w:id="306"/>
    </w:p>
    <w:p w:rsidR="0031257E" w:rsidRPr="00ED1143" w:rsidRDefault="0031257E" w:rsidP="003D3B22">
      <w:pPr>
        <w:ind w:left="360"/>
      </w:pPr>
    </w:p>
    <w:p w:rsidR="0010484F" w:rsidRPr="00ED1143" w:rsidRDefault="0010484F" w:rsidP="0009146B">
      <w:pPr>
        <w:pStyle w:val="Heading2"/>
        <w:numPr>
          <w:numberingChange w:id="307" w:author="Graham Klyne" w:date="2013-07-18T09:00:00Z" w:original="%1:2:0:.%2:5:0:"/>
        </w:numPr>
      </w:pPr>
      <w:bookmarkStart w:id="308" w:name="_Toc361755194"/>
      <w:r w:rsidRPr="00ED1143">
        <w:t>Provenance applications</w:t>
      </w:r>
      <w:bookmarkEnd w:id="308"/>
    </w:p>
    <w:p w:rsidR="00B24661" w:rsidRPr="00ED1143" w:rsidRDefault="00B24661" w:rsidP="00DC1F69">
      <w:pPr>
        <w:overflowPunct/>
        <w:autoSpaceDE/>
        <w:autoSpaceDN/>
        <w:adjustRightInd/>
        <w:spacing w:before="225" w:after="225"/>
        <w:ind w:left="360"/>
        <w:textAlignment w:val="auto"/>
        <w:rPr>
          <w:rFonts w:cs="Arial"/>
          <w:lang w:val="en-US"/>
        </w:rPr>
      </w:pPr>
      <w:r w:rsidRPr="00ED1143">
        <w:rPr>
          <w:rFonts w:cs="Arial"/>
          <w:lang w:val="en-US"/>
        </w:rPr>
        <w:t>Within the Wf4Ever project, provenance</w:t>
      </w:r>
      <w:r w:rsidR="002F6F9B" w:rsidRPr="00ED1143">
        <w:rPr>
          <w:rFonts w:cs="Arial"/>
          <w:lang w:val="en-US"/>
        </w:rPr>
        <w:t xml:space="preserve"> information has been used for </w:t>
      </w:r>
      <w:del w:id="309" w:author="Graham Klyne" w:date="2013-07-18T10:21:00Z">
        <w:r w:rsidR="002F6F9B" w:rsidRPr="00ED1143" w:rsidDel="004B0D16">
          <w:rPr>
            <w:rFonts w:cs="Arial"/>
            <w:lang w:val="en-US"/>
          </w:rPr>
          <w:delText xml:space="preserve">different </w:delText>
        </w:r>
      </w:del>
      <w:ins w:id="310" w:author="Graham Klyne" w:date="2013-07-18T10:21:00Z">
        <w:r w:rsidR="004B0D16">
          <w:rPr>
            <w:rFonts w:cs="Arial"/>
            <w:lang w:val="en-US"/>
          </w:rPr>
          <w:t>diverse</w:t>
        </w:r>
        <w:r w:rsidR="004B0D16" w:rsidRPr="00ED1143">
          <w:rPr>
            <w:rFonts w:cs="Arial"/>
            <w:lang w:val="en-US"/>
          </w:rPr>
          <w:t xml:space="preserve"> </w:t>
        </w:r>
      </w:ins>
      <w:r w:rsidR="002F6F9B" w:rsidRPr="00ED1143">
        <w:rPr>
          <w:rFonts w:cs="Arial"/>
          <w:lang w:val="en-US"/>
        </w:rPr>
        <w:t>purposes</w:t>
      </w:r>
      <w:ins w:id="311" w:author="Graham Klyne" w:date="2013-07-18T10:21:00Z">
        <w:r w:rsidR="004B0D16">
          <w:rPr>
            <w:rFonts w:cs="Arial"/>
            <w:lang w:val="en-US"/>
          </w:rPr>
          <w:t>,</w:t>
        </w:r>
      </w:ins>
      <w:r w:rsidR="002F6F9B" w:rsidRPr="00ED1143">
        <w:rPr>
          <w:rFonts w:cs="Arial"/>
          <w:lang w:val="en-US"/>
        </w:rPr>
        <w:t xml:space="preserve"> as</w:t>
      </w:r>
      <w:del w:id="312" w:author="Graham Klyne" w:date="2013-07-18T10:21:00Z">
        <w:r w:rsidR="002F6F9B" w:rsidRPr="00ED1143" w:rsidDel="004B0D16">
          <w:rPr>
            <w:rFonts w:cs="Arial"/>
            <w:lang w:val="en-US"/>
          </w:rPr>
          <w:delText xml:space="preserve"> it is</w:delText>
        </w:r>
      </w:del>
      <w:r w:rsidR="002F6F9B" w:rsidRPr="00ED1143">
        <w:rPr>
          <w:rFonts w:cs="Arial"/>
          <w:lang w:val="en-US"/>
        </w:rPr>
        <w:t xml:space="preserve"> described </w:t>
      </w:r>
      <w:del w:id="313" w:author="Graham Klyne" w:date="2013-07-18T10:21:00Z">
        <w:r w:rsidR="00DC1F69" w:rsidDel="004B0D16">
          <w:rPr>
            <w:rFonts w:cs="Arial"/>
            <w:lang w:val="en-US"/>
          </w:rPr>
          <w:delText>in the next</w:delText>
        </w:r>
      </w:del>
      <w:ins w:id="314" w:author="Graham Klyne" w:date="2013-07-18T10:21:00Z">
        <w:r w:rsidR="004B0D16">
          <w:rPr>
            <w:rFonts w:cs="Arial"/>
            <w:lang w:val="en-US"/>
          </w:rPr>
          <w:t>in the following.</w:t>
        </w:r>
      </w:ins>
      <w:del w:id="315" w:author="Graham Klyne" w:date="2013-07-18T10:21:00Z">
        <w:r w:rsidR="002F6F9B" w:rsidRPr="00ED1143" w:rsidDel="004B0D16">
          <w:rPr>
            <w:rFonts w:cs="Arial"/>
            <w:lang w:val="en-US"/>
          </w:rPr>
          <w:delText>:</w:delText>
        </w:r>
      </w:del>
      <w:r w:rsidRPr="00ED1143">
        <w:rPr>
          <w:rFonts w:cs="Arial"/>
          <w:lang w:val="en-US"/>
        </w:rPr>
        <w:t xml:space="preserve"> </w:t>
      </w:r>
    </w:p>
    <w:p w:rsidR="00CF2047" w:rsidRPr="00A962B9" w:rsidRDefault="0010484F" w:rsidP="00A962B9">
      <w:pPr>
        <w:pStyle w:val="Prrafodelista1"/>
        <w:ind w:left="426"/>
        <w:rPr>
          <w:b/>
        </w:rPr>
      </w:pPr>
      <w:r w:rsidRPr="00A962B9">
        <w:rPr>
          <w:b/>
        </w:rPr>
        <w:t>RO Portal</w:t>
      </w:r>
      <w:r w:rsidR="00DC1F69">
        <w:rPr>
          <w:b/>
        </w:rPr>
        <w:t xml:space="preserve"> </w:t>
      </w:r>
      <w:del w:id="316" w:author="Graham Klyne" w:date="2013-07-18T10:20:00Z">
        <w:r w:rsidR="00DC1F69" w:rsidDel="004B0D16">
          <w:rPr>
            <w:b/>
          </w:rPr>
          <w:delText>Visualization</w:delText>
        </w:r>
      </w:del>
      <w:ins w:id="317" w:author="Graham Klyne" w:date="2013-07-18T10:20:00Z">
        <w:r w:rsidR="004B0D16">
          <w:rPr>
            <w:b/>
          </w:rPr>
          <w:t>presentation of RO evolution</w:t>
        </w:r>
      </w:ins>
    </w:p>
    <w:p w:rsidR="00CF2047" w:rsidRPr="00ED1143" w:rsidRDefault="00CF2047" w:rsidP="00DC1F69">
      <w:pPr>
        <w:overflowPunct/>
        <w:autoSpaceDE/>
        <w:autoSpaceDN/>
        <w:adjustRightInd/>
        <w:spacing w:before="225" w:after="225"/>
        <w:ind w:left="360"/>
        <w:textAlignment w:val="auto"/>
        <w:rPr>
          <w:rFonts w:cs="Arial"/>
          <w:lang w:val="en-US"/>
        </w:rPr>
      </w:pPr>
      <w:r w:rsidRPr="00ED1143">
        <w:rPr>
          <w:rFonts w:cs="Arial"/>
          <w:lang w:val="en-US"/>
        </w:rPr>
        <w:t>The RO Portal</w:t>
      </w:r>
      <w:r w:rsidR="007306B6" w:rsidRPr="00ED1143">
        <w:rPr>
          <w:rStyle w:val="FootnoteReference"/>
          <w:rFonts w:cs="Arial"/>
          <w:lang w:val="en-US"/>
        </w:rPr>
        <w:footnoteReference w:id="17"/>
      </w:r>
      <w:r w:rsidRPr="00ED1143">
        <w:rPr>
          <w:rFonts w:cs="Arial"/>
          <w:lang w:val="en-US"/>
        </w:rPr>
        <w:t xml:space="preserve"> displays RO evolution traces under the history</w:t>
      </w:r>
      <w:r w:rsidR="00DC1F69">
        <w:rPr>
          <w:rFonts w:cs="Arial"/>
          <w:lang w:val="en-US"/>
        </w:rPr>
        <w:t xml:space="preserve"> tab of a Research Object page. </w:t>
      </w:r>
      <w:r w:rsidR="00A42764" w:rsidRPr="00ED1143">
        <w:rPr>
          <w:rFonts w:cs="Arial"/>
          <w:lang w:val="en-US"/>
        </w:rPr>
        <w:t xml:space="preserve">This visualization can be seen in the </w:t>
      </w:r>
      <w:fldSimple w:instr=" REF _Ref361239961 \h  \* MERGEFORMAT ">
        <w:r w:rsidR="00322866" w:rsidRPr="00322866">
          <w:rPr>
            <w:rFonts w:cs="Arial"/>
          </w:rPr>
          <w:t>Figure 5</w:t>
        </w:r>
      </w:fldSimple>
      <w:r w:rsidR="00DC1F69">
        <w:rPr>
          <w:rFonts w:cs="Arial"/>
          <w:lang w:val="en-US"/>
        </w:rPr>
        <w:t xml:space="preserve"> and provides browsing capabilities trhoughout </w:t>
      </w:r>
      <w:r w:rsidR="00EE1F87">
        <w:rPr>
          <w:rFonts w:cs="Arial"/>
          <w:lang w:val="en-US"/>
        </w:rPr>
        <w:t xml:space="preserve">the different versions of a RO which are </w:t>
      </w:r>
      <w:r w:rsidR="00EE1F87" w:rsidRPr="00ED1143">
        <w:rPr>
          <w:rFonts w:cs="Arial"/>
          <w:lang w:val="en-US"/>
        </w:rPr>
        <w:t xml:space="preserve">stored </w:t>
      </w:r>
      <w:r w:rsidR="00EE1F87">
        <w:rPr>
          <w:rFonts w:cs="Arial"/>
          <w:lang w:val="en-US"/>
        </w:rPr>
        <w:t>using the roevo</w:t>
      </w:r>
      <w:r w:rsidR="00EE1F87" w:rsidRPr="00ED1143">
        <w:rPr>
          <w:rFonts w:cs="Arial"/>
          <w:lang w:val="en-US"/>
        </w:rPr>
        <w:t xml:space="preserve"> </w:t>
      </w:r>
      <w:r w:rsidR="00EE1F87">
        <w:rPr>
          <w:rFonts w:cs="Arial"/>
          <w:lang w:val="en-US"/>
        </w:rPr>
        <w:t>ontology</w:t>
      </w:r>
      <w:r w:rsidR="00EE1F87" w:rsidRPr="00ED1143">
        <w:rPr>
          <w:rFonts w:cs="Arial"/>
          <w:lang w:val="en-US"/>
        </w:rPr>
        <w:t>.</w:t>
      </w:r>
    </w:p>
    <w:p w:rsidR="00A42764" w:rsidRPr="00ED1143" w:rsidRDefault="00A42764" w:rsidP="003D3B22">
      <w:pPr>
        <w:overflowPunct/>
        <w:autoSpaceDE/>
        <w:autoSpaceDN/>
        <w:adjustRightInd/>
        <w:spacing w:before="225" w:after="225"/>
        <w:ind w:left="360"/>
        <w:jc w:val="center"/>
        <w:textAlignment w:val="auto"/>
        <w:rPr>
          <w:rFonts w:cs="Arial"/>
          <w:sz w:val="23"/>
          <w:szCs w:val="23"/>
          <w:lang w:val="en-US"/>
        </w:rPr>
      </w:pPr>
      <w:r w:rsidRPr="00ED1143">
        <w:rPr>
          <w:noProof/>
          <w:lang w:val="en-US" w:eastAsia="en-US"/>
        </w:rPr>
        <w:drawing>
          <wp:inline distT="0" distB="0" distL="0" distR="0">
            <wp:extent cx="4486275" cy="281775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7798" cy="2818712"/>
                    </a:xfrm>
                    <a:prstGeom prst="rect">
                      <a:avLst/>
                    </a:prstGeom>
                  </pic:spPr>
                </pic:pic>
              </a:graphicData>
            </a:graphic>
          </wp:inline>
        </w:drawing>
      </w:r>
    </w:p>
    <w:p w:rsidR="00A42764" w:rsidRPr="00ED1143" w:rsidRDefault="00A42764" w:rsidP="003D3B22">
      <w:pPr>
        <w:pStyle w:val="Caption"/>
      </w:pPr>
      <w:bookmarkStart w:id="318" w:name="_Ref361239961"/>
      <w:bookmarkStart w:id="319" w:name="_Toc361755219"/>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5</w:t>
      </w:r>
      <w:r w:rsidR="005545A4" w:rsidRPr="00ED1143">
        <w:fldChar w:fldCharType="end"/>
      </w:r>
      <w:bookmarkEnd w:id="318"/>
      <w:r w:rsidRPr="00ED1143">
        <w:t xml:space="preserve"> </w:t>
      </w:r>
      <w:r w:rsidR="006A5716">
        <w:t>roevo</w:t>
      </w:r>
      <w:r w:rsidRPr="00ED1143">
        <w:t xml:space="preserve"> visualization at RO </w:t>
      </w:r>
      <w:commentRangeStart w:id="320"/>
      <w:r w:rsidRPr="00ED1143">
        <w:t>Portal</w:t>
      </w:r>
      <w:bookmarkEnd w:id="319"/>
      <w:commentRangeEnd w:id="320"/>
      <w:r w:rsidR="004B0D16">
        <w:rPr>
          <w:rStyle w:val="CommentReference"/>
          <w:vanish/>
        </w:rPr>
        <w:commentReference w:id="320"/>
      </w:r>
    </w:p>
    <w:p w:rsidR="0010484F" w:rsidRPr="00A962B9" w:rsidRDefault="0010484F" w:rsidP="00A962B9">
      <w:pPr>
        <w:pStyle w:val="Prrafodelista1"/>
        <w:ind w:left="426"/>
        <w:rPr>
          <w:b/>
        </w:rPr>
      </w:pPr>
      <w:r w:rsidRPr="00A962B9">
        <w:rPr>
          <w:b/>
        </w:rPr>
        <w:t>myExperiment</w:t>
      </w:r>
    </w:p>
    <w:p w:rsidR="00D95898" w:rsidRPr="00ED1143" w:rsidRDefault="00EE1F87" w:rsidP="003D3B22">
      <w:pPr>
        <w:overflowPunct/>
        <w:autoSpaceDE/>
        <w:autoSpaceDN/>
        <w:adjustRightInd/>
        <w:spacing w:before="225" w:after="225"/>
        <w:ind w:left="360"/>
        <w:textAlignment w:val="auto"/>
        <w:rPr>
          <w:rFonts w:cs="Arial"/>
          <w:lang w:val="en-US"/>
        </w:rPr>
      </w:pPr>
      <w:r>
        <w:rPr>
          <w:rFonts w:cs="Arial"/>
        </w:rPr>
        <w:t>T</w:t>
      </w:r>
      <w:r w:rsidR="00D804F2" w:rsidRPr="00ED1143">
        <w:rPr>
          <w:rFonts w:cs="Arial"/>
        </w:rPr>
        <w:t xml:space="preserve">he provenance information </w:t>
      </w:r>
      <w:commentRangeStart w:id="321"/>
      <w:r w:rsidR="00D804F2" w:rsidRPr="00ED1143">
        <w:rPr>
          <w:rFonts w:cs="Arial"/>
        </w:rPr>
        <w:t xml:space="preserve">has </w:t>
      </w:r>
      <w:r>
        <w:rPr>
          <w:rFonts w:cs="Arial"/>
        </w:rPr>
        <w:t xml:space="preserve">also </w:t>
      </w:r>
      <w:r w:rsidR="00D804F2" w:rsidRPr="00ED1143">
        <w:rPr>
          <w:rFonts w:cs="Arial"/>
        </w:rPr>
        <w:t xml:space="preserve">been included as a mockup of workflow run view </w:t>
      </w:r>
      <w:r w:rsidR="00725ACF" w:rsidRPr="00ED1143">
        <w:rPr>
          <w:rFonts w:cs="Arial"/>
        </w:rPr>
        <w:t>in alpha-</w:t>
      </w:r>
      <w:r w:rsidR="00725ACF" w:rsidRPr="00ED1143">
        <w:rPr>
          <w:rFonts w:cs="Arial"/>
          <w:lang w:val="en-US"/>
        </w:rPr>
        <w:t>myExperiment</w:t>
      </w:r>
      <w:r w:rsidR="00443E4E" w:rsidRPr="00ED1143">
        <w:rPr>
          <w:rStyle w:val="FootnoteReference"/>
          <w:rFonts w:cs="Arial"/>
          <w:szCs w:val="12"/>
          <w:lang w:val="en-US"/>
        </w:rPr>
        <w:footnoteReference w:id="18"/>
      </w:r>
      <w:r w:rsidR="00D804F2" w:rsidRPr="00ED1143">
        <w:rPr>
          <w:rFonts w:cs="Arial"/>
          <w:lang w:val="en-US"/>
        </w:rPr>
        <w:t xml:space="preserve"> and it will be upgraded to </w:t>
      </w:r>
      <w:r w:rsidR="00D95898" w:rsidRPr="00ED1143">
        <w:rPr>
          <w:rFonts w:cs="Arial"/>
          <w:lang w:val="en-US"/>
        </w:rPr>
        <w:t>provide a high-level overview of </w:t>
      </w:r>
      <w:hyperlink r:id="rId21" w:tooltip="WFPROV ontology" w:history="1">
        <w:r w:rsidR="00D804F2" w:rsidRPr="00ED1143">
          <w:rPr>
            <w:rFonts w:cs="Arial"/>
            <w:lang w:val="en-US"/>
          </w:rPr>
          <w:t>wfprov</w:t>
        </w:r>
      </w:hyperlink>
      <w:r w:rsidR="00D804F2" w:rsidRPr="00ED1143">
        <w:rPr>
          <w:rFonts w:cs="Arial"/>
          <w:lang w:val="en-US"/>
        </w:rPr>
        <w:t xml:space="preserve"> </w:t>
      </w:r>
      <w:r w:rsidR="00D95898" w:rsidRPr="00ED1143">
        <w:rPr>
          <w:rFonts w:cs="Arial"/>
          <w:lang w:val="en-US"/>
        </w:rPr>
        <w:t>on each RO resource page</w:t>
      </w:r>
      <w:commentRangeEnd w:id="321"/>
      <w:r w:rsidR="00465F41">
        <w:rPr>
          <w:rStyle w:val="CommentReference"/>
          <w:vanish/>
        </w:rPr>
        <w:commentReference w:id="321"/>
      </w:r>
      <w:r w:rsidR="00D95898" w:rsidRPr="00ED1143">
        <w:rPr>
          <w:rFonts w:cs="Arial"/>
          <w:lang w:val="en-US"/>
        </w:rPr>
        <w:t xml:space="preserve">. The </w:t>
      </w:r>
      <w:del w:id="322" w:author="Graham Klyne" w:date="2013-07-18T10:27:00Z">
        <w:r w:rsidR="00D804F2" w:rsidRPr="00ED1143" w:rsidDel="00465F41">
          <w:rPr>
            <w:rFonts w:cs="Arial"/>
            <w:lang w:val="en-US"/>
          </w:rPr>
          <w:delText xml:space="preserve">mockup </w:delText>
        </w:r>
        <w:r w:rsidR="00D95898" w:rsidRPr="00ED1143" w:rsidDel="00465F41">
          <w:rPr>
            <w:rFonts w:cs="Arial"/>
            <w:lang w:val="en-US"/>
          </w:rPr>
          <w:delText>reveal</w:delText>
        </w:r>
        <w:r w:rsidR="00D804F2" w:rsidRPr="00ED1143" w:rsidDel="00465F41">
          <w:rPr>
            <w:rFonts w:cs="Arial"/>
            <w:lang w:val="en-US"/>
          </w:rPr>
          <w:delText>s</w:delText>
        </w:r>
        <w:r w:rsidR="00D95898" w:rsidRPr="00ED1143" w:rsidDel="00465F41">
          <w:rPr>
            <w:rFonts w:cs="Arial"/>
            <w:lang w:val="en-US"/>
          </w:rPr>
          <w:delText xml:space="preserve"> if there are</w:delText>
        </w:r>
      </w:del>
      <w:ins w:id="323" w:author="Graham Klyne" w:date="2013-07-18T10:27:00Z">
        <w:r w:rsidR="00465F41">
          <w:rPr>
            <w:rFonts w:cs="Arial"/>
            <w:lang w:val="en-US"/>
          </w:rPr>
          <w:t>display shows any</w:t>
        </w:r>
      </w:ins>
      <w:r w:rsidR="00D95898" w:rsidRPr="00ED1143">
        <w:rPr>
          <w:rFonts w:cs="Arial"/>
          <w:lang w:val="en-US"/>
        </w:rPr>
        <w:t xml:space="preserve"> workflow runs in the research object</w:t>
      </w:r>
      <w:del w:id="324" w:author="Graham Klyne" w:date="2013-07-18T10:28:00Z">
        <w:r w:rsidR="00D95898" w:rsidRPr="00ED1143" w:rsidDel="00465F41">
          <w:rPr>
            <w:rFonts w:cs="Arial"/>
            <w:lang w:val="en-US"/>
          </w:rPr>
          <w:delText xml:space="preserve"> and </w:delText>
        </w:r>
        <w:r w:rsidR="00725ACF" w:rsidRPr="00ED1143" w:rsidDel="00465F41">
          <w:rPr>
            <w:rFonts w:cs="Arial"/>
            <w:lang w:val="en-US"/>
          </w:rPr>
          <w:delText>shows</w:delText>
        </w:r>
      </w:del>
      <w:ins w:id="325" w:author="Graham Klyne" w:date="2013-07-18T10:28:00Z">
        <w:r w:rsidR="00465F41">
          <w:rPr>
            <w:rFonts w:cs="Arial"/>
            <w:lang w:val="en-US"/>
          </w:rPr>
          <w:t>,</w:t>
        </w:r>
      </w:ins>
      <w:r w:rsidR="00D95898" w:rsidRPr="00ED1143">
        <w:rPr>
          <w:rFonts w:cs="Arial"/>
          <w:lang w:val="en-US"/>
        </w:rPr>
        <w:t xml:space="preserve"> the </w:t>
      </w:r>
      <w:del w:id="326" w:author="Graham Klyne" w:date="2013-07-18T10:27:00Z">
        <w:r w:rsidR="00D95898" w:rsidRPr="00ED1143" w:rsidDel="00465F41">
          <w:rPr>
            <w:rFonts w:cs="Arial"/>
            <w:lang w:val="en-US"/>
          </w:rPr>
          <w:delText xml:space="preserve">text based </w:delText>
        </w:r>
      </w:del>
      <w:r w:rsidR="00D95898" w:rsidRPr="00ED1143">
        <w:rPr>
          <w:rFonts w:cs="Arial"/>
          <w:lang w:val="en-US"/>
        </w:rPr>
        <w:t>inputs and outputs for each run</w:t>
      </w:r>
      <w:r w:rsidR="00725ACF" w:rsidRPr="00ED1143">
        <w:rPr>
          <w:rFonts w:cs="Arial"/>
          <w:lang w:val="en-US"/>
        </w:rPr>
        <w:t xml:space="preserve">, and the execution information as shown in </w:t>
      </w:r>
      <w:commentRangeStart w:id="327"/>
      <w:r w:rsidR="005545A4">
        <w:fldChar w:fldCharType="begin"/>
      </w:r>
      <w:r w:rsidR="0041574F">
        <w:instrText xml:space="preserve"> REF _Ref361239640 \h  \* MERGEFORMAT </w:instrText>
      </w:r>
      <w:r w:rsidR="005545A4">
        <w:fldChar w:fldCharType="separate"/>
      </w:r>
      <w:r w:rsidR="00322866" w:rsidRPr="00ED1143">
        <w:t xml:space="preserve">Figure </w:t>
      </w:r>
      <w:r w:rsidR="00322866">
        <w:t>6</w:t>
      </w:r>
      <w:r w:rsidR="005545A4">
        <w:fldChar w:fldCharType="end"/>
      </w:r>
      <w:commentRangeEnd w:id="327"/>
      <w:r w:rsidR="004B0D16">
        <w:rPr>
          <w:rStyle w:val="CommentReference"/>
          <w:vanish/>
        </w:rPr>
        <w:commentReference w:id="327"/>
      </w:r>
      <w:r w:rsidR="00D95898" w:rsidRPr="00ED1143">
        <w:rPr>
          <w:rFonts w:cs="Arial"/>
          <w:lang w:val="en-US"/>
        </w:rPr>
        <w:t xml:space="preserve">. </w:t>
      </w:r>
    </w:p>
    <w:p w:rsidR="00725ACF" w:rsidRPr="00ED1143" w:rsidRDefault="00725ACF" w:rsidP="003D3B22">
      <w:pPr>
        <w:overflowPunct/>
        <w:autoSpaceDE/>
        <w:autoSpaceDN/>
        <w:adjustRightInd/>
        <w:spacing w:before="225" w:after="225"/>
        <w:ind w:left="360"/>
        <w:jc w:val="center"/>
        <w:textAlignment w:val="auto"/>
        <w:rPr>
          <w:rFonts w:cs="Arial"/>
          <w:sz w:val="23"/>
          <w:szCs w:val="23"/>
          <w:lang w:val="en-US"/>
        </w:rPr>
      </w:pPr>
      <w:r w:rsidRPr="00ED1143">
        <w:rPr>
          <w:noProof/>
          <w:lang w:val="en-US" w:eastAsia="en-US"/>
        </w:rPr>
        <w:drawing>
          <wp:inline distT="0" distB="0" distL="0" distR="0">
            <wp:extent cx="2000250" cy="2701067"/>
            <wp:effectExtent l="0" t="0" r="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000250" cy="2701067"/>
                    </a:xfrm>
                    <a:prstGeom prst="rect">
                      <a:avLst/>
                    </a:prstGeom>
                  </pic:spPr>
                </pic:pic>
              </a:graphicData>
            </a:graphic>
          </wp:inline>
        </w:drawing>
      </w:r>
    </w:p>
    <w:p w:rsidR="00725ACF" w:rsidRPr="00ED1143" w:rsidRDefault="00725ACF" w:rsidP="003D3B22">
      <w:pPr>
        <w:pStyle w:val="Caption"/>
      </w:pPr>
      <w:bookmarkStart w:id="328" w:name="_Ref361239640"/>
      <w:bookmarkStart w:id="329" w:name="_Toc361755220"/>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6</w:t>
      </w:r>
      <w:r w:rsidR="005545A4" w:rsidRPr="00ED1143">
        <w:fldChar w:fldCharType="end"/>
      </w:r>
      <w:bookmarkEnd w:id="328"/>
      <w:r w:rsidRPr="00ED1143">
        <w:t xml:space="preserve"> Provenance of workflow results mock-up included in alpha-myExperiment</w:t>
      </w:r>
      <w:bookmarkEnd w:id="329"/>
    </w:p>
    <w:p w:rsidR="00725ACF" w:rsidRPr="00ED1143" w:rsidRDefault="00725ACF" w:rsidP="003D3B22"/>
    <w:p w:rsidR="0010484F" w:rsidRPr="00A962B9" w:rsidRDefault="0010484F" w:rsidP="00A962B9">
      <w:pPr>
        <w:pStyle w:val="Prrafodelista1"/>
        <w:ind w:left="426"/>
        <w:rPr>
          <w:b/>
        </w:rPr>
      </w:pPr>
      <w:r w:rsidRPr="00A962B9">
        <w:rPr>
          <w:b/>
        </w:rPr>
        <w:t xml:space="preserve">Assessment of </w:t>
      </w:r>
      <w:del w:id="330" w:author="Graham Klyne" w:date="2013-07-18T10:28:00Z">
        <w:r w:rsidRPr="00A962B9" w:rsidDel="00465F41">
          <w:rPr>
            <w:b/>
          </w:rPr>
          <w:delText xml:space="preserve">Keeg </w:delText>
        </w:r>
      </w:del>
      <w:ins w:id="331" w:author="Graham Klyne" w:date="2013-07-18T10:28:00Z">
        <w:r w:rsidR="00465F41" w:rsidRPr="00A962B9">
          <w:rPr>
            <w:b/>
          </w:rPr>
          <w:t>K</w:t>
        </w:r>
        <w:r w:rsidR="00465F41">
          <w:rPr>
            <w:b/>
          </w:rPr>
          <w:t>EGG</w:t>
        </w:r>
        <w:r w:rsidR="00465F41" w:rsidRPr="00A962B9">
          <w:rPr>
            <w:b/>
          </w:rPr>
          <w:t xml:space="preserve"> </w:t>
        </w:r>
      </w:ins>
      <w:r w:rsidRPr="00A962B9">
        <w:rPr>
          <w:b/>
        </w:rPr>
        <w:t>workflows</w:t>
      </w:r>
    </w:p>
    <w:p w:rsidR="00D95898" w:rsidRPr="00ED1143" w:rsidRDefault="00D95898"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Provenance information </w:t>
      </w:r>
      <w:r w:rsidR="00A42764" w:rsidRPr="00ED1143">
        <w:rPr>
          <w:rFonts w:ascii="Arial" w:hAnsi="Arial" w:cs="Arial"/>
          <w:lang w:val="en-US"/>
        </w:rPr>
        <w:t xml:space="preserve">has been </w:t>
      </w:r>
      <w:del w:id="332" w:author="Graham Klyne" w:date="2013-07-18T10:28:00Z">
        <w:r w:rsidR="00A42764" w:rsidRPr="00ED1143" w:rsidDel="00465F41">
          <w:rPr>
            <w:rFonts w:ascii="Arial" w:hAnsi="Arial" w:cs="Arial"/>
            <w:lang w:val="en-US"/>
          </w:rPr>
          <w:delText>also</w:delText>
        </w:r>
        <w:r w:rsidRPr="00ED1143" w:rsidDel="00465F41">
          <w:rPr>
            <w:rFonts w:ascii="Arial" w:hAnsi="Arial" w:cs="Arial"/>
            <w:lang w:val="en-US"/>
          </w:rPr>
          <w:delText xml:space="preserve"> </w:delText>
        </w:r>
      </w:del>
      <w:r w:rsidRPr="00ED1143">
        <w:rPr>
          <w:rFonts w:ascii="Arial" w:hAnsi="Arial" w:cs="Arial"/>
          <w:lang w:val="en-US"/>
        </w:rPr>
        <w:t>used in the assessment of decay in KEGG workflows</w:t>
      </w:r>
      <w:r w:rsidR="00EE1F87">
        <w:rPr>
          <w:rFonts w:ascii="Arial" w:hAnsi="Arial" w:cs="Arial"/>
          <w:lang w:val="en-US"/>
        </w:rPr>
        <w:t xml:space="preserve"> (KEGG: Kyoto Encyclopedia of Genes and Genomes</w:t>
      </w:r>
      <w:r w:rsidR="00EE1F87">
        <w:rPr>
          <w:rStyle w:val="FootnoteReference"/>
          <w:rFonts w:ascii="Arial" w:hAnsi="Arial" w:cs="Arial"/>
          <w:lang w:val="en-US"/>
        </w:rPr>
        <w:footnoteReference w:id="19"/>
      </w:r>
      <w:r w:rsidR="00EE1F87">
        <w:rPr>
          <w:rFonts w:ascii="Arial" w:hAnsi="Arial" w:cs="Arial"/>
          <w:lang w:val="en-US"/>
        </w:rPr>
        <w:t>)</w:t>
      </w:r>
      <w:r w:rsidRPr="00ED1143">
        <w:rPr>
          <w:rFonts w:ascii="Arial" w:hAnsi="Arial" w:cs="Arial"/>
          <w:lang w:val="en-US"/>
        </w:rPr>
        <w:t>, specifically to locate the input data used to create additional RO annotations tested by the checklist evaluation</w:t>
      </w:r>
      <w:ins w:id="333" w:author="Graham Klyne" w:date="2013-07-18T10:29:00Z">
        <w:r w:rsidR="00465F41">
          <w:rPr>
            <w:rFonts w:ascii="Arial" w:hAnsi="Arial" w:cs="Arial"/>
            <w:lang w:val="en-US"/>
          </w:rPr>
          <w:t xml:space="preserve"> for workflow decay</w:t>
        </w:r>
      </w:ins>
      <w:r w:rsidRPr="00ED1143">
        <w:rPr>
          <w:rFonts w:ascii="Arial" w:hAnsi="Arial" w:cs="Arial"/>
          <w:lang w:val="en-US"/>
        </w:rPr>
        <w:t>.</w:t>
      </w:r>
      <w:r w:rsidR="00505FB5" w:rsidRPr="00ED1143">
        <w:rPr>
          <w:rFonts w:ascii="Arial" w:hAnsi="Arial" w:cs="Arial"/>
          <w:lang w:val="en-US"/>
        </w:rPr>
        <w:t xml:space="preserve"> </w:t>
      </w:r>
      <w:r w:rsidR="00E54ECB" w:rsidRPr="00ED1143">
        <w:rPr>
          <w:rFonts w:ascii="Arial" w:hAnsi="Arial" w:cs="Arial"/>
          <w:lang w:val="en-US"/>
        </w:rPr>
        <w:t xml:space="preserve"> </w:t>
      </w:r>
      <w:r w:rsidRPr="00ED1143">
        <w:rPr>
          <w:rFonts w:ascii="Arial" w:hAnsi="Arial" w:cs="Arial"/>
          <w:lang w:val="en-US"/>
        </w:rPr>
        <w:t>For this purpose, provenance information was extracted from a Taverna-generated provenance trace using</w:t>
      </w:r>
      <w:r w:rsidRPr="00ED1143">
        <w:rPr>
          <w:rStyle w:val="apple-converted-space"/>
          <w:rFonts w:ascii="Arial" w:hAnsi="Arial" w:cs="Arial"/>
          <w:lang w:val="en-US"/>
        </w:rPr>
        <w:t> </w:t>
      </w:r>
      <w:r w:rsidR="00E54ECB" w:rsidRPr="00ED1143">
        <w:rPr>
          <w:rStyle w:val="apple-converted-space"/>
          <w:rFonts w:ascii="Arial" w:hAnsi="Arial" w:cs="Arial"/>
          <w:lang w:val="en-US"/>
        </w:rPr>
        <w:t>a command line SPARQL query tool</w:t>
      </w:r>
      <w:r w:rsidR="00E54ECB" w:rsidRPr="00ED1143">
        <w:rPr>
          <w:rStyle w:val="FootnoteReference"/>
          <w:rFonts w:ascii="Arial" w:hAnsi="Arial" w:cs="Arial"/>
          <w:szCs w:val="12"/>
          <w:lang w:val="en-US"/>
        </w:rPr>
        <w:footnoteReference w:id="20"/>
      </w:r>
      <w:r w:rsidR="00E54ECB" w:rsidRPr="00ED1143">
        <w:rPr>
          <w:rFonts w:ascii="Arial" w:hAnsi="Arial" w:cs="Arial"/>
          <w:lang w:val="en-US"/>
        </w:rPr>
        <w:t>. En example of a script of how to incorporate the provenance traces and convert KEGG workflows to ROs in preparation to using the checklist service to perform decay detection can be also found at</w:t>
      </w:r>
      <w:r w:rsidR="00E54ECB" w:rsidRPr="00ED1143">
        <w:rPr>
          <w:rStyle w:val="FootnoteReference"/>
          <w:rFonts w:ascii="Arial" w:hAnsi="Arial" w:cs="Arial"/>
          <w:szCs w:val="12"/>
          <w:lang w:val="en-US"/>
        </w:rPr>
        <w:footnoteReference w:id="21"/>
      </w:r>
      <w:r w:rsidR="00E54ECB" w:rsidRPr="00ED1143">
        <w:rPr>
          <w:rFonts w:ascii="Arial" w:hAnsi="Arial" w:cs="Arial"/>
          <w:lang w:val="en-US"/>
        </w:rPr>
        <w:t>.</w:t>
      </w:r>
    </w:p>
    <w:p w:rsidR="00EE1F87" w:rsidRDefault="00EE1F87" w:rsidP="00A962B9">
      <w:pPr>
        <w:pStyle w:val="Prrafodelista1"/>
        <w:ind w:left="426"/>
        <w:rPr>
          <w:b/>
        </w:rPr>
      </w:pPr>
    </w:p>
    <w:p w:rsidR="0010484F" w:rsidRPr="00A962B9" w:rsidRDefault="0060187C" w:rsidP="00A962B9">
      <w:pPr>
        <w:pStyle w:val="Prrafodelista1"/>
        <w:ind w:left="426"/>
        <w:rPr>
          <w:b/>
        </w:rPr>
      </w:pPr>
      <w:r w:rsidRPr="00A962B9">
        <w:rPr>
          <w:b/>
        </w:rPr>
        <w:t>Discovering common workflow fragments on provenance</w:t>
      </w:r>
    </w:p>
    <w:p w:rsidR="00367366" w:rsidRPr="00ED1143" w:rsidRDefault="0060187C" w:rsidP="003D3B22">
      <w:pPr>
        <w:ind w:left="360"/>
        <w:rPr>
          <w:rFonts w:cs="Arial"/>
        </w:rPr>
      </w:pPr>
      <w:r w:rsidRPr="00ED1143">
        <w:rPr>
          <w:rFonts w:cs="Arial"/>
        </w:rPr>
        <w:t>The provenance is used to automatically obtain abstractions from low-level provenance data by finding common work</w:t>
      </w:r>
      <w:r w:rsidR="008A0727" w:rsidRPr="00ED1143">
        <w:rPr>
          <w:rFonts w:cs="Arial"/>
        </w:rPr>
        <w:t>flow</w:t>
      </w:r>
      <w:r w:rsidRPr="00ED1143">
        <w:rPr>
          <w:rFonts w:cs="Arial"/>
        </w:rPr>
        <w:t xml:space="preserve"> fragments </w:t>
      </w:r>
      <w:commentRangeStart w:id="334"/>
      <w:r w:rsidRPr="00ED1143">
        <w:rPr>
          <w:rFonts w:cs="Arial"/>
        </w:rPr>
        <w:t>on</w:t>
      </w:r>
      <w:commentRangeEnd w:id="334"/>
      <w:r w:rsidR="00465F41">
        <w:rPr>
          <w:rStyle w:val="CommentReference"/>
          <w:vanish/>
        </w:rPr>
        <w:commentReference w:id="334"/>
      </w:r>
      <w:r w:rsidRPr="00ED1143">
        <w:rPr>
          <w:rFonts w:cs="Arial"/>
        </w:rPr>
        <w:t xml:space="preserve"> provenance of workflow execution and </w:t>
      </w:r>
      <w:commentRangeStart w:id="335"/>
      <w:r w:rsidRPr="00ED1143">
        <w:rPr>
          <w:rFonts w:cs="Arial"/>
        </w:rPr>
        <w:t xml:space="preserve">relating </w:t>
      </w:r>
      <w:commentRangeEnd w:id="335"/>
      <w:r w:rsidR="00465F41">
        <w:rPr>
          <w:rStyle w:val="CommentReference"/>
          <w:vanish/>
        </w:rPr>
        <w:commentReference w:id="335"/>
      </w:r>
      <w:r w:rsidRPr="00ED1143">
        <w:rPr>
          <w:rFonts w:cs="Arial"/>
        </w:rPr>
        <w:t xml:space="preserve">them to templates. </w:t>
      </w:r>
      <w:r w:rsidR="008A0727" w:rsidRPr="00ED1143">
        <w:rPr>
          <w:rFonts w:cs="Arial"/>
        </w:rPr>
        <w:t xml:space="preserve">This </w:t>
      </w:r>
      <w:r w:rsidR="00367366" w:rsidRPr="00ED1143">
        <w:rPr>
          <w:rFonts w:cs="Arial"/>
        </w:rPr>
        <w:t xml:space="preserve">approach has been tested </w:t>
      </w:r>
      <w:r w:rsidRPr="00ED1143">
        <w:rPr>
          <w:rFonts w:cs="Arial"/>
        </w:rPr>
        <w:t>with a dataset of wor</w:t>
      </w:r>
      <w:r w:rsidR="008A0727" w:rsidRPr="00ED1143">
        <w:rPr>
          <w:rFonts w:cs="Arial"/>
        </w:rPr>
        <w:t>k</w:t>
      </w:r>
      <w:r w:rsidR="00367366" w:rsidRPr="00ED1143">
        <w:rPr>
          <w:rFonts w:cs="Arial"/>
        </w:rPr>
        <w:t>flows published by Wings</w:t>
      </w:r>
      <w:r w:rsidR="00367366" w:rsidRPr="00ED1143">
        <w:rPr>
          <w:rStyle w:val="FootnoteReference"/>
          <w:rFonts w:cs="Arial"/>
          <w:szCs w:val="12"/>
        </w:rPr>
        <w:footnoteReference w:id="22"/>
      </w:r>
      <w:r w:rsidRPr="00ED1143">
        <w:rPr>
          <w:rFonts w:cs="Arial"/>
        </w:rPr>
        <w:t xml:space="preserve">. </w:t>
      </w:r>
      <w:r w:rsidR="00367366" w:rsidRPr="00ED1143">
        <w:rPr>
          <w:rFonts w:cs="Arial"/>
        </w:rPr>
        <w:t>The obtained</w:t>
      </w:r>
      <w:r w:rsidR="008A0727" w:rsidRPr="00ED1143">
        <w:rPr>
          <w:rFonts w:cs="Arial"/>
        </w:rPr>
        <w:t xml:space="preserve"> </w:t>
      </w:r>
      <w:r w:rsidRPr="00ED1143">
        <w:rPr>
          <w:rFonts w:cs="Arial"/>
        </w:rPr>
        <w:t>results show</w:t>
      </w:r>
      <w:r w:rsidR="00367366" w:rsidRPr="00ED1143">
        <w:rPr>
          <w:rFonts w:cs="Arial"/>
        </w:rPr>
        <w:t>ed</w:t>
      </w:r>
      <w:r w:rsidRPr="00ED1143">
        <w:rPr>
          <w:rFonts w:cs="Arial"/>
        </w:rPr>
        <w:t xml:space="preserve"> that by using these kinds of abstractions we</w:t>
      </w:r>
      <w:r w:rsidR="008A0727" w:rsidRPr="00ED1143">
        <w:rPr>
          <w:rFonts w:cs="Arial"/>
        </w:rPr>
        <w:t xml:space="preserve"> </w:t>
      </w:r>
      <w:r w:rsidRPr="00ED1143">
        <w:rPr>
          <w:rFonts w:cs="Arial"/>
        </w:rPr>
        <w:t xml:space="preserve">can highlight the most common </w:t>
      </w:r>
      <w:commentRangeStart w:id="336"/>
      <w:r w:rsidRPr="00ED1143">
        <w:rPr>
          <w:rFonts w:cs="Arial"/>
        </w:rPr>
        <w:t>abstract methods</w:t>
      </w:r>
      <w:commentRangeEnd w:id="336"/>
      <w:r w:rsidR="00465F41">
        <w:rPr>
          <w:rStyle w:val="CommentReference"/>
          <w:vanish/>
        </w:rPr>
        <w:commentReference w:id="336"/>
      </w:r>
      <w:r w:rsidRPr="00ED1143">
        <w:rPr>
          <w:rFonts w:cs="Arial"/>
        </w:rPr>
        <w:t xml:space="preserve"> used in</w:t>
      </w:r>
      <w:r w:rsidR="008A0727" w:rsidRPr="00ED1143">
        <w:rPr>
          <w:rFonts w:cs="Arial"/>
        </w:rPr>
        <w:t xml:space="preserve"> </w:t>
      </w:r>
      <w:r w:rsidRPr="00ED1143">
        <w:rPr>
          <w:rFonts w:cs="Arial"/>
        </w:rPr>
        <w:t xml:space="preserve">the executions of a </w:t>
      </w:r>
      <w:del w:id="337" w:author="Graham Klyne" w:date="2013-07-18T10:31:00Z">
        <w:r w:rsidRPr="00ED1143" w:rsidDel="00465F41">
          <w:rPr>
            <w:rFonts w:cs="Arial"/>
          </w:rPr>
          <w:delText>repository</w:delText>
        </w:r>
      </w:del>
      <w:ins w:id="338" w:author="Graham Klyne" w:date="2013-07-18T10:31:00Z">
        <w:r w:rsidR="00465F41">
          <w:rPr>
            <w:rFonts w:cs="Arial"/>
          </w:rPr>
          <w:t>workflow</w:t>
        </w:r>
      </w:ins>
      <w:r w:rsidRPr="00ED1143">
        <w:rPr>
          <w:rFonts w:cs="Arial"/>
        </w:rPr>
        <w:t xml:space="preserve">, relating </w:t>
      </w:r>
      <w:r w:rsidR="008A0727" w:rsidRPr="00ED1143">
        <w:rPr>
          <w:rFonts w:cs="Arial"/>
        </w:rPr>
        <w:t>diff</w:t>
      </w:r>
      <w:r w:rsidRPr="00ED1143">
        <w:rPr>
          <w:rFonts w:cs="Arial"/>
        </w:rPr>
        <w:t>erent runs and</w:t>
      </w:r>
      <w:r w:rsidR="008A0727" w:rsidRPr="00ED1143">
        <w:rPr>
          <w:rFonts w:cs="Arial"/>
        </w:rPr>
        <w:t xml:space="preserve"> </w:t>
      </w:r>
      <w:r w:rsidRPr="00ED1143">
        <w:rPr>
          <w:rFonts w:cs="Arial"/>
        </w:rPr>
        <w:t>work</w:t>
      </w:r>
      <w:r w:rsidR="008A0727" w:rsidRPr="00ED1143">
        <w:rPr>
          <w:rFonts w:cs="Arial"/>
        </w:rPr>
        <w:t>flo</w:t>
      </w:r>
      <w:r w:rsidRPr="00ED1143">
        <w:rPr>
          <w:rFonts w:cs="Arial"/>
        </w:rPr>
        <w:t>w templates with each other</w:t>
      </w:r>
      <w:r w:rsidR="00367366" w:rsidRPr="00ED1143">
        <w:rPr>
          <w:rFonts w:cs="Arial"/>
        </w:rPr>
        <w:t xml:space="preserve"> </w:t>
      </w:r>
      <w:commentRangeStart w:id="339"/>
      <w:r w:rsidR="00367366" w:rsidRPr="00ED1143">
        <w:rPr>
          <w:rFonts w:cs="Arial"/>
        </w:rPr>
        <w:t>[Daniel’13]</w:t>
      </w:r>
      <w:commentRangeEnd w:id="339"/>
      <w:r w:rsidR="00465F41">
        <w:rPr>
          <w:rStyle w:val="CommentReference"/>
          <w:vanish/>
        </w:rPr>
        <w:commentReference w:id="339"/>
      </w:r>
      <w:r w:rsidR="00367366" w:rsidRPr="00ED1143">
        <w:rPr>
          <w:rFonts w:cs="Arial"/>
        </w:rPr>
        <w:t>.</w:t>
      </w:r>
    </w:p>
    <w:p w:rsidR="00FB0444" w:rsidRPr="00ED1143" w:rsidRDefault="00FB0444" w:rsidP="003D3B22">
      <w:pPr>
        <w:ind w:left="360"/>
        <w:rPr>
          <w:rFonts w:cs="Arial"/>
        </w:rPr>
      </w:pPr>
    </w:p>
    <w:p w:rsidR="0010484F" w:rsidRPr="00A962B9" w:rsidRDefault="0010484F" w:rsidP="00A962B9">
      <w:pPr>
        <w:pStyle w:val="Prrafodelista1"/>
        <w:ind w:left="426"/>
        <w:rPr>
          <w:b/>
        </w:rPr>
      </w:pPr>
      <w:r w:rsidRPr="00A962B9">
        <w:rPr>
          <w:b/>
        </w:rPr>
        <w:t>Provenance summarization</w:t>
      </w:r>
    </w:p>
    <w:p w:rsidR="00D95898" w:rsidRDefault="00801E68" w:rsidP="003D3B22">
      <w:pPr>
        <w:ind w:left="360"/>
        <w:rPr>
          <w:rFonts w:cs="Arial"/>
          <w:lang w:val="en-US"/>
        </w:rPr>
      </w:pPr>
      <w:commentRangeStart w:id="340"/>
      <w:r w:rsidRPr="00ED1143">
        <w:rPr>
          <w:rFonts w:cs="Arial"/>
          <w:lang w:val="en-US"/>
        </w:rPr>
        <w:t xml:space="preserve">The use of provenance </w:t>
      </w:r>
      <w:r w:rsidR="007951E6" w:rsidRPr="00ED1143">
        <w:rPr>
          <w:rFonts w:cs="Arial"/>
          <w:lang w:val="en-US"/>
        </w:rPr>
        <w:t xml:space="preserve">of workflow results </w:t>
      </w:r>
      <w:r w:rsidRPr="00ED1143">
        <w:rPr>
          <w:rFonts w:cs="Arial"/>
          <w:lang w:val="en-US"/>
        </w:rPr>
        <w:t>is suitable for se</w:t>
      </w:r>
      <w:del w:id="341" w:author="Graham Klyne" w:date="2013-07-18T10:33:00Z">
        <w:r w:rsidRPr="00ED1143" w:rsidDel="00465F41">
          <w:rPr>
            <w:rFonts w:cs="Arial"/>
            <w:lang w:val="en-US"/>
          </w:rPr>
          <w:delText>r</w:delText>
        </w:r>
      </w:del>
      <w:r w:rsidRPr="00ED1143">
        <w:rPr>
          <w:rFonts w:cs="Arial"/>
          <w:lang w:val="en-US"/>
        </w:rPr>
        <w:t xml:space="preserve">veral applications as veracity analysis though it adds complexity and </w:t>
      </w:r>
      <w:commentRangeEnd w:id="340"/>
      <w:r w:rsidR="00465F41">
        <w:rPr>
          <w:rStyle w:val="CommentReference"/>
          <w:vanish/>
        </w:rPr>
        <w:commentReference w:id="340"/>
      </w:r>
      <w:r w:rsidRPr="00ED1143">
        <w:rPr>
          <w:rFonts w:cs="Arial"/>
          <w:lang w:val="en-US"/>
        </w:rPr>
        <w:t xml:space="preserve">large volume of data to be computed. </w:t>
      </w:r>
      <w:r w:rsidR="007951E6" w:rsidRPr="00ED1143">
        <w:rPr>
          <w:rFonts w:cs="Arial"/>
          <w:lang w:val="en-US"/>
        </w:rPr>
        <w:t xml:space="preserve">These problems can be alleviated by applying a reduction approach of this large volume of data to obtain a summary of the execution. </w:t>
      </w:r>
      <w:commentRangeStart w:id="342"/>
      <w:r w:rsidR="007951E6" w:rsidRPr="00ED1143">
        <w:rPr>
          <w:rFonts w:cs="Arial"/>
          <w:lang w:val="en-US"/>
        </w:rPr>
        <w:t xml:space="preserve">For this purpose we obtained a set of primitives which identifies uniquely the different parts of the executed workflows </w:t>
      </w:r>
      <w:commentRangeEnd w:id="342"/>
      <w:r w:rsidR="00CF6345">
        <w:rPr>
          <w:rStyle w:val="CommentReference"/>
          <w:vanish/>
        </w:rPr>
        <w:commentReference w:id="342"/>
      </w:r>
      <w:r w:rsidR="007951E6" w:rsidRPr="00ED1143">
        <w:rPr>
          <w:rFonts w:cs="Arial"/>
          <w:lang w:val="en-US"/>
        </w:rPr>
        <w:t xml:space="preserve">and allows </w:t>
      </w:r>
      <w:r w:rsidR="00704071" w:rsidRPr="00ED1143">
        <w:rPr>
          <w:rFonts w:cs="Arial"/>
          <w:lang w:val="en-US"/>
        </w:rPr>
        <w:t>summarizing</w:t>
      </w:r>
      <w:r w:rsidR="007951E6" w:rsidRPr="00ED1143">
        <w:rPr>
          <w:rFonts w:cs="Arial"/>
          <w:lang w:val="en-US"/>
        </w:rPr>
        <w:t xml:space="preserve"> them by a set of those primitives almos</w:t>
      </w:r>
      <w:r w:rsidR="00704071" w:rsidRPr="00ED1143">
        <w:rPr>
          <w:rFonts w:cs="Arial"/>
          <w:lang w:val="en-US"/>
        </w:rPr>
        <w:t>t</w:t>
      </w:r>
      <w:r w:rsidR="007306B6" w:rsidRPr="00ED1143">
        <w:rPr>
          <w:rFonts w:cs="Arial"/>
          <w:lang w:val="en-US"/>
        </w:rPr>
        <w:t xml:space="preserve"> without l</w:t>
      </w:r>
      <w:r w:rsidR="007951E6" w:rsidRPr="00ED1143">
        <w:rPr>
          <w:rFonts w:cs="Arial"/>
          <w:lang w:val="en-US"/>
        </w:rPr>
        <w:t>osing its effectiveness for final applications use</w:t>
      </w:r>
      <w:r w:rsidR="00EB46AE">
        <w:rPr>
          <w:rFonts w:cs="Arial"/>
          <w:lang w:val="en-US"/>
        </w:rPr>
        <w:t xml:space="preserve"> </w:t>
      </w:r>
      <w:r w:rsidR="00EB46AE" w:rsidRPr="003D3B22">
        <w:rPr>
          <w:rFonts w:cs="Arial"/>
          <w:shd w:val="clear" w:color="auto" w:fill="FFFFFF"/>
          <w:lang w:val="en-US"/>
        </w:rPr>
        <w:t>[</w:t>
      </w:r>
      <w:r w:rsidR="000A0394">
        <w:rPr>
          <w:rFonts w:cs="Arial"/>
          <w:shd w:val="clear" w:color="auto" w:fill="FFFFFF"/>
          <w:lang w:val="en-US"/>
        </w:rPr>
        <w:t>Pinar</w:t>
      </w:r>
      <w:r w:rsidR="00EB46AE" w:rsidRPr="003D3B22">
        <w:rPr>
          <w:rFonts w:cs="Arial"/>
          <w:shd w:val="clear" w:color="auto" w:fill="FFFFFF"/>
          <w:lang w:val="en-US"/>
        </w:rPr>
        <w:t>’13]</w:t>
      </w:r>
      <w:r w:rsidR="007951E6" w:rsidRPr="00ED1143">
        <w:rPr>
          <w:rFonts w:cs="Arial"/>
          <w:lang w:val="en-US"/>
        </w:rPr>
        <w:t>.</w:t>
      </w:r>
    </w:p>
    <w:p w:rsidR="008E6E18" w:rsidRPr="00ED1143" w:rsidRDefault="008E6E18" w:rsidP="003D3B22">
      <w:pPr>
        <w:ind w:left="360"/>
        <w:rPr>
          <w:rFonts w:cs="Arial"/>
          <w:lang w:val="en-US"/>
        </w:rPr>
      </w:pPr>
    </w:p>
    <w:p w:rsidR="00D95898" w:rsidRPr="00A962B9" w:rsidRDefault="002B2CF5" w:rsidP="00A962B9">
      <w:pPr>
        <w:pStyle w:val="Prrafodelista1"/>
        <w:ind w:left="426"/>
        <w:rPr>
          <w:b/>
        </w:rPr>
      </w:pPr>
      <w:r w:rsidRPr="00A962B9">
        <w:rPr>
          <w:b/>
        </w:rPr>
        <w:t>Quality</w:t>
      </w:r>
      <w:r w:rsidR="00D95898" w:rsidRPr="00A962B9">
        <w:rPr>
          <w:b/>
        </w:rPr>
        <w:t xml:space="preserve"> assessment</w:t>
      </w:r>
    </w:p>
    <w:p w:rsidR="00D95898" w:rsidRPr="00ED1143" w:rsidRDefault="00704071" w:rsidP="003D3B22">
      <w:pPr>
        <w:ind w:left="360"/>
        <w:rPr>
          <w:rFonts w:cs="Arial"/>
          <w:shd w:val="clear" w:color="auto" w:fill="FFFFFF"/>
        </w:rPr>
      </w:pPr>
      <w:r w:rsidRPr="00ED1143">
        <w:rPr>
          <w:rFonts w:cs="Arial"/>
          <w:shd w:val="clear" w:color="auto" w:fill="FFFFFF"/>
        </w:rPr>
        <w:t xml:space="preserve">The evaluation of the </w:t>
      </w:r>
      <w:r w:rsidR="00EB46AE">
        <w:rPr>
          <w:rFonts w:cs="Arial"/>
          <w:shd w:val="clear" w:color="auto" w:fill="FFFFFF"/>
        </w:rPr>
        <w:t>completeness quality dimension</w:t>
      </w:r>
      <w:r w:rsidRPr="00ED1143">
        <w:rPr>
          <w:rFonts w:cs="Arial"/>
          <w:shd w:val="clear" w:color="auto" w:fill="FFFFFF"/>
        </w:rPr>
        <w:t xml:space="preserve"> of a</w:t>
      </w:r>
      <w:ins w:id="343" w:author="Graham Klyne" w:date="2013-07-18T10:41:00Z">
        <w:r w:rsidR="00CF6345">
          <w:rPr>
            <w:rFonts w:cs="Arial"/>
            <w:shd w:val="clear" w:color="auto" w:fill="FFFFFF"/>
          </w:rPr>
          <w:t>n</w:t>
        </w:r>
      </w:ins>
      <w:r w:rsidRPr="00ED1143">
        <w:rPr>
          <w:rFonts w:cs="Arial"/>
          <w:shd w:val="clear" w:color="auto" w:fill="FFFFFF"/>
        </w:rPr>
        <w:t xml:space="preserve"> RO uses the c</w:t>
      </w:r>
      <w:r w:rsidR="00D95898" w:rsidRPr="00ED1143">
        <w:rPr>
          <w:rFonts w:cs="Arial"/>
          <w:shd w:val="clear" w:color="auto" w:fill="FFFFFF"/>
        </w:rPr>
        <w:t>hecklist evaluation service</w:t>
      </w:r>
      <w:r w:rsidR="00D95898" w:rsidRPr="00ED1143">
        <w:rPr>
          <w:rStyle w:val="apple-converted-space"/>
          <w:rFonts w:cs="Arial"/>
          <w:shd w:val="clear" w:color="auto" w:fill="FFFFFF"/>
        </w:rPr>
        <w:t> </w:t>
      </w:r>
      <w:r w:rsidRPr="00ED1143">
        <w:rPr>
          <w:rStyle w:val="apple-converted-space"/>
          <w:rFonts w:cs="Arial"/>
          <w:shd w:val="clear" w:color="auto" w:fill="FFFFFF"/>
        </w:rPr>
        <w:t>to</w:t>
      </w:r>
      <w:r w:rsidR="00D95898" w:rsidRPr="00ED1143">
        <w:rPr>
          <w:rStyle w:val="apple-converted-space"/>
          <w:rFonts w:cs="Arial"/>
          <w:shd w:val="clear" w:color="auto" w:fill="FFFFFF"/>
        </w:rPr>
        <w:t> </w:t>
      </w:r>
      <w:r w:rsidR="00D95898" w:rsidRPr="00ED1143">
        <w:rPr>
          <w:rFonts w:cs="Arial"/>
          <w:shd w:val="clear" w:color="auto" w:fill="FFFFFF"/>
        </w:rPr>
        <w:t>query an</w:t>
      </w:r>
      <w:r w:rsidRPr="00ED1143">
        <w:rPr>
          <w:rFonts w:cs="Arial"/>
          <w:shd w:val="clear" w:color="auto" w:fill="FFFFFF"/>
        </w:rPr>
        <w:t xml:space="preserve">d test provenance values and resources with the main purpose of testing its </w:t>
      </w:r>
      <w:r w:rsidR="00EB46AE">
        <w:rPr>
          <w:rFonts w:cs="Arial"/>
          <w:shd w:val="clear" w:color="auto" w:fill="FFFFFF"/>
        </w:rPr>
        <w:t xml:space="preserve">availability and </w:t>
      </w:r>
      <w:r w:rsidRPr="00ED1143">
        <w:rPr>
          <w:rFonts w:cs="Arial"/>
          <w:shd w:val="clear" w:color="auto" w:fill="FFFFFF"/>
        </w:rPr>
        <w:t>reusability</w:t>
      </w:r>
      <w:r w:rsidR="00D95898" w:rsidRPr="00ED1143">
        <w:rPr>
          <w:rFonts w:cs="Arial"/>
          <w:shd w:val="clear" w:color="auto" w:fill="FFFFFF"/>
        </w:rPr>
        <w:t xml:space="preserve">. In such cases, the provenance is </w:t>
      </w:r>
      <w:r w:rsidRPr="00ED1143">
        <w:rPr>
          <w:rFonts w:cs="Arial"/>
          <w:shd w:val="clear" w:color="auto" w:fill="FFFFFF"/>
        </w:rPr>
        <w:t xml:space="preserve">queried like any </w:t>
      </w:r>
      <w:ins w:id="344" w:author="Graham Klyne" w:date="2013-07-18T10:42:00Z">
        <w:r w:rsidR="00CF6345">
          <w:rPr>
            <w:rFonts w:cs="Arial"/>
            <w:shd w:val="clear" w:color="auto" w:fill="FFFFFF"/>
          </w:rPr>
          <w:t xml:space="preserve">other </w:t>
        </w:r>
      </w:ins>
      <w:r w:rsidRPr="00ED1143">
        <w:rPr>
          <w:rFonts w:cs="Arial"/>
          <w:shd w:val="clear" w:color="auto" w:fill="FFFFFF"/>
        </w:rPr>
        <w:t>RO annotation</w:t>
      </w:r>
      <w:r w:rsidR="00E55066" w:rsidRPr="00ED1143">
        <w:rPr>
          <w:rFonts w:cs="Arial"/>
          <w:shd w:val="clear" w:color="auto" w:fill="FFFFFF"/>
        </w:rPr>
        <w:t>.</w:t>
      </w:r>
      <w:r w:rsidR="00873E87" w:rsidRPr="00ED1143">
        <w:rPr>
          <w:rFonts w:cs="Arial"/>
          <w:shd w:val="clear" w:color="auto" w:fill="FFFFFF"/>
        </w:rPr>
        <w:t xml:space="preserve"> The</w:t>
      </w:r>
      <w:r w:rsidR="00722FBB" w:rsidRPr="00ED1143">
        <w:rPr>
          <w:rFonts w:cs="Arial"/>
          <w:shd w:val="clear" w:color="auto" w:fill="FFFFFF"/>
        </w:rPr>
        <w:t xml:space="preserve"> </w:t>
      </w:r>
      <w:fldSimple w:instr=" REF _Ref361303605 \h  \* MERGEFORMAT ">
        <w:r w:rsidR="00322866" w:rsidRPr="00322866">
          <w:rPr>
            <w:rFonts w:cs="Arial"/>
          </w:rPr>
          <w:t>Figure 7</w:t>
        </w:r>
      </w:fldSimple>
      <w:r w:rsidR="00722FBB" w:rsidRPr="00ED1143">
        <w:rPr>
          <w:rFonts w:cs="Arial"/>
          <w:shd w:val="clear" w:color="auto" w:fill="FFFFFF"/>
        </w:rPr>
        <w:t xml:space="preserve"> </w:t>
      </w:r>
      <w:r w:rsidR="00873E87" w:rsidRPr="00ED1143">
        <w:rPr>
          <w:rFonts w:cs="Arial"/>
          <w:shd w:val="clear" w:color="auto" w:fill="FFFFFF"/>
        </w:rPr>
        <w:t xml:space="preserve">shows the </w:t>
      </w:r>
      <w:del w:id="345" w:author="Graham Klyne" w:date="2013-07-18T10:42:00Z">
        <w:r w:rsidR="00873E87" w:rsidRPr="00ED1143" w:rsidDel="00CF6345">
          <w:rPr>
            <w:rFonts w:cs="Arial"/>
            <w:shd w:val="clear" w:color="auto" w:fill="FFFFFF"/>
          </w:rPr>
          <w:delText xml:space="preserve">visualization </w:delText>
        </w:r>
      </w:del>
      <w:ins w:id="346" w:author="Graham Klyne" w:date="2013-07-18T10:42:00Z">
        <w:r w:rsidR="00CF6345">
          <w:rPr>
            <w:rFonts w:cs="Arial"/>
            <w:shd w:val="clear" w:color="auto" w:fill="FFFFFF"/>
          </w:rPr>
          <w:t>presentation</w:t>
        </w:r>
        <w:r w:rsidR="00CF6345" w:rsidRPr="00ED1143">
          <w:rPr>
            <w:rFonts w:cs="Arial"/>
            <w:shd w:val="clear" w:color="auto" w:fill="FFFFFF"/>
          </w:rPr>
          <w:t xml:space="preserve"> </w:t>
        </w:r>
      </w:ins>
      <w:r w:rsidR="00873E87" w:rsidRPr="00ED1143">
        <w:rPr>
          <w:rFonts w:cs="Arial"/>
          <w:shd w:val="clear" w:color="auto" w:fill="FFFFFF"/>
        </w:rPr>
        <w:t xml:space="preserve">of this checklist evaluation including the </w:t>
      </w:r>
      <w:del w:id="347" w:author="Graham Klyne" w:date="2013-07-18T10:42:00Z">
        <w:r w:rsidR="00873E87" w:rsidRPr="00ED1143" w:rsidDel="00CF6345">
          <w:rPr>
            <w:rFonts w:cs="Arial"/>
            <w:shd w:val="clear" w:color="auto" w:fill="FFFFFF"/>
          </w:rPr>
          <w:delText xml:space="preserve">verification </w:delText>
        </w:r>
      </w:del>
      <w:ins w:id="348" w:author="Graham Klyne" w:date="2013-07-18T10:42:00Z">
        <w:r w:rsidR="00CF6345">
          <w:rPr>
            <w:rFonts w:cs="Arial"/>
            <w:shd w:val="clear" w:color="auto" w:fill="FFFFFF"/>
          </w:rPr>
          <w:t>confirmation that</w:t>
        </w:r>
        <w:r w:rsidR="00CF6345" w:rsidRPr="00ED1143">
          <w:rPr>
            <w:rFonts w:cs="Arial"/>
            <w:shd w:val="clear" w:color="auto" w:fill="FFFFFF"/>
          </w:rPr>
          <w:t xml:space="preserve"> </w:t>
        </w:r>
      </w:ins>
      <w:del w:id="349" w:author="Graham Klyne" w:date="2013-07-18T10:42:00Z">
        <w:r w:rsidR="00873E87" w:rsidRPr="00ED1143" w:rsidDel="00CF6345">
          <w:rPr>
            <w:rFonts w:cs="Arial"/>
            <w:shd w:val="clear" w:color="auto" w:fill="FFFFFF"/>
          </w:rPr>
          <w:delText xml:space="preserve">of </w:delText>
        </w:r>
      </w:del>
      <w:r w:rsidR="00873E87" w:rsidRPr="00ED1143">
        <w:rPr>
          <w:rFonts w:cs="Arial"/>
          <w:shd w:val="clear" w:color="auto" w:fill="FFFFFF"/>
        </w:rPr>
        <w:t xml:space="preserve">provenance </w:t>
      </w:r>
      <w:del w:id="350" w:author="Graham Klyne" w:date="2013-07-18T10:42:00Z">
        <w:r w:rsidR="00873E87" w:rsidRPr="00ED1143" w:rsidDel="00CF6345">
          <w:rPr>
            <w:rFonts w:cs="Arial"/>
            <w:shd w:val="clear" w:color="auto" w:fill="FFFFFF"/>
          </w:rPr>
          <w:delText>existence</w:delText>
        </w:r>
        <w:r w:rsidR="00722FBB" w:rsidRPr="00ED1143" w:rsidDel="00CF6345">
          <w:rPr>
            <w:rFonts w:cs="Arial"/>
            <w:shd w:val="clear" w:color="auto" w:fill="FFFFFF"/>
          </w:rPr>
          <w:delText xml:space="preserve"> </w:delText>
        </w:r>
      </w:del>
      <w:ins w:id="351" w:author="Graham Klyne" w:date="2013-07-18T10:42:00Z">
        <w:r w:rsidR="00CF6345" w:rsidRPr="00ED1143">
          <w:rPr>
            <w:rFonts w:cs="Arial"/>
            <w:shd w:val="clear" w:color="auto" w:fill="FFFFFF"/>
          </w:rPr>
          <w:t>exist</w:t>
        </w:r>
        <w:r w:rsidR="00CF6345">
          <w:rPr>
            <w:rFonts w:cs="Arial"/>
            <w:shd w:val="clear" w:color="auto" w:fill="FFFFFF"/>
          </w:rPr>
          <w:t>s in the RO</w:t>
        </w:r>
        <w:r w:rsidR="00CF6345" w:rsidRPr="00ED1143">
          <w:rPr>
            <w:rFonts w:cs="Arial"/>
            <w:shd w:val="clear" w:color="auto" w:fill="FFFFFF"/>
          </w:rPr>
          <w:t xml:space="preserve"> </w:t>
        </w:r>
      </w:ins>
      <w:r w:rsidR="00722FBB" w:rsidRPr="00ED1143">
        <w:rPr>
          <w:rFonts w:cs="Arial"/>
          <w:shd w:val="clear" w:color="auto" w:fill="FFFFFF"/>
        </w:rPr>
        <w:t>(“Workflow run found”)</w:t>
      </w:r>
      <w:r w:rsidR="00873E87" w:rsidRPr="00ED1143">
        <w:rPr>
          <w:rFonts w:cs="Arial"/>
          <w:shd w:val="clear" w:color="auto" w:fill="FFFFFF"/>
        </w:rPr>
        <w:t xml:space="preserve">. </w:t>
      </w:r>
    </w:p>
    <w:p w:rsidR="00B27D7C" w:rsidRPr="00ED1143" w:rsidRDefault="00722FBB" w:rsidP="003D3B22">
      <w:pPr>
        <w:ind w:left="360"/>
        <w:rPr>
          <w:lang w:val="en-US"/>
        </w:rPr>
      </w:pPr>
      <w:r w:rsidRPr="00ED1143">
        <w:rPr>
          <w:noProof/>
          <w:lang w:val="en-US" w:eastAsia="en-US"/>
        </w:rPr>
        <w:drawing>
          <wp:inline distT="0" distB="0" distL="0" distR="0">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ED1143" w:rsidRDefault="00722FBB" w:rsidP="003D3B22">
      <w:pPr>
        <w:pStyle w:val="Caption"/>
        <w:rPr>
          <w:lang w:val="en-US"/>
        </w:rPr>
      </w:pPr>
      <w:bookmarkStart w:id="352" w:name="_Ref361303605"/>
      <w:bookmarkStart w:id="353" w:name="_Toc361755221"/>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7</w:t>
      </w:r>
      <w:r w:rsidR="005545A4" w:rsidRPr="00ED1143">
        <w:fldChar w:fldCharType="end"/>
      </w:r>
      <w:bookmarkEnd w:id="352"/>
      <w:r w:rsidRPr="00ED1143">
        <w:t xml:space="preserve"> Provenance verification for quality assesment</w:t>
      </w:r>
      <w:bookmarkEnd w:id="353"/>
    </w:p>
    <w:p w:rsidR="00722FBB" w:rsidRDefault="00722FBB" w:rsidP="003D3B22">
      <w:pPr>
        <w:ind w:left="360"/>
        <w:rPr>
          <w:lang w:val="en-US"/>
        </w:rPr>
      </w:pPr>
    </w:p>
    <w:p w:rsidR="00EB46AE" w:rsidRPr="00ED1143" w:rsidRDefault="00EB46AE" w:rsidP="003D3B22">
      <w:pPr>
        <w:ind w:left="360"/>
        <w:rPr>
          <w:lang w:val="en-US"/>
        </w:rPr>
      </w:pPr>
    </w:p>
    <w:p w:rsidR="0010484F" w:rsidRDefault="00550817" w:rsidP="0009146B">
      <w:pPr>
        <w:pStyle w:val="Heading2"/>
        <w:numPr>
          <w:numberingChange w:id="354" w:author="Graham Klyne" w:date="2013-07-18T09:00:00Z" w:original="%1:2:0:.%2:6:0:"/>
        </w:numPr>
      </w:pPr>
      <w:bookmarkStart w:id="355" w:name="_Toc361755195"/>
      <w:r w:rsidRPr="00ED1143">
        <w:t>Provenance c</w:t>
      </w:r>
      <w:r w:rsidR="0010484F" w:rsidRPr="00ED1143">
        <w:t>ommunity engagement</w:t>
      </w:r>
      <w:bookmarkEnd w:id="355"/>
    </w:p>
    <w:p w:rsidR="008E6E18" w:rsidRDefault="00EB46AE" w:rsidP="00EB46AE">
      <w:pPr>
        <w:ind w:left="426"/>
      </w:pPr>
      <w:r>
        <w:t xml:space="preserve">As part of the provenance work </w:t>
      </w:r>
      <w:del w:id="356" w:author="Graham Klyne" w:date="2013-07-18T10:43:00Z">
        <w:r w:rsidDel="00CF6345">
          <w:delText xml:space="preserve">there were some </w:delText>
        </w:r>
      </w:del>
      <w:ins w:id="357" w:author="Graham Klyne" w:date="2013-07-18T10:43:00Z">
        <w:r w:rsidR="00CF6345">
          <w:t xml:space="preserve">we have </w:t>
        </w:r>
      </w:ins>
      <w:ins w:id="358" w:author="Graham Klyne" w:date="2013-07-18T10:44:00Z">
        <w:r w:rsidR="00CF6345">
          <w:t>participated in</w:t>
        </w:r>
      </w:ins>
      <w:ins w:id="359" w:author="Graham Klyne" w:date="2013-07-18T10:43:00Z">
        <w:r w:rsidR="00CF6345">
          <w:t xml:space="preserve"> community </w:t>
        </w:r>
      </w:ins>
      <w:r>
        <w:t>activities</w:t>
      </w:r>
      <w:ins w:id="360" w:author="Graham Klyne" w:date="2013-07-18T10:45:00Z">
        <w:r w:rsidR="00CF6345">
          <w:t xml:space="preserve"> for standardization</w:t>
        </w:r>
      </w:ins>
      <w:ins w:id="361" w:author="Graham Klyne" w:date="2013-07-18T10:44:00Z">
        <w:r w:rsidR="00CF6345">
          <w:t xml:space="preserve">, to </w:t>
        </w:r>
      </w:ins>
      <w:del w:id="362" w:author="Graham Klyne" w:date="2013-07-18T10:44:00Z">
        <w:r w:rsidDel="00CF6345">
          <w:delText xml:space="preserve"> </w:delText>
        </w:r>
      </w:del>
      <w:del w:id="363" w:author="Graham Klyne" w:date="2013-07-18T10:43:00Z">
        <w:r w:rsidDel="00CF6345">
          <w:delText xml:space="preserve">which </w:delText>
        </w:r>
      </w:del>
      <w:r>
        <w:t>promote</w:t>
      </w:r>
      <w:ins w:id="364" w:author="Graham Klyne" w:date="2013-07-18T10:45:00Z">
        <w:r w:rsidR="00CF6345">
          <w:t xml:space="preserve"> its use</w:t>
        </w:r>
      </w:ins>
      <w:del w:id="365" w:author="Graham Klyne" w:date="2013-07-18T10:43:00Z">
        <w:r w:rsidDel="00CF6345">
          <w:delText>d</w:delText>
        </w:r>
      </w:del>
      <w:del w:id="366" w:author="Graham Klyne" w:date="2013-07-18T10:45:00Z">
        <w:r w:rsidDel="00CF6345">
          <w:delText xml:space="preserve"> its use at community level as provenance standardization</w:delText>
        </w:r>
      </w:del>
      <w:ins w:id="367" w:author="Graham Klyne" w:date="2013-07-18T10:45:00Z">
        <w:r w:rsidR="00CF6345">
          <w:t>,</w:t>
        </w:r>
      </w:ins>
      <w:r>
        <w:t xml:space="preserve"> and the creation of a PROV-corpus. </w:t>
      </w:r>
    </w:p>
    <w:p w:rsidR="00EB46AE" w:rsidRPr="008E6E18" w:rsidRDefault="00EB46AE" w:rsidP="00EB46AE">
      <w:pPr>
        <w:ind w:left="426"/>
      </w:pPr>
    </w:p>
    <w:p w:rsidR="0010484F" w:rsidRPr="00AB73E0" w:rsidRDefault="0010484F" w:rsidP="00AB73E0">
      <w:pPr>
        <w:pStyle w:val="ListParagraph"/>
        <w:ind w:left="426"/>
        <w:rPr>
          <w:b/>
        </w:rPr>
      </w:pPr>
      <w:r w:rsidRPr="00AB73E0">
        <w:rPr>
          <w:b/>
        </w:rPr>
        <w:t>Provenance standardization in W3C</w:t>
      </w:r>
    </w:p>
    <w:p w:rsidR="00B27D7C" w:rsidRPr="00ED1143" w:rsidRDefault="00B27D7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w:t>
      </w:r>
      <w:r w:rsidRPr="00ED1143">
        <w:rPr>
          <w:rStyle w:val="apple-converted-space"/>
          <w:rFonts w:ascii="Arial" w:hAnsi="Arial" w:cs="Arial"/>
          <w:lang w:val="en-US"/>
        </w:rPr>
        <w:t> </w:t>
      </w:r>
      <w:r w:rsidRPr="00ED1143">
        <w:rPr>
          <w:rFonts w:ascii="Arial" w:hAnsi="Arial" w:cs="Arial"/>
          <w:lang w:val="en-US"/>
        </w:rPr>
        <w:t>World Wide Web Consortium (W3C)</w:t>
      </w:r>
      <w:r w:rsidR="00C87D9E" w:rsidRPr="00ED1143">
        <w:rPr>
          <w:rStyle w:val="FootnoteReference"/>
          <w:rFonts w:ascii="Arial" w:hAnsi="Arial" w:cs="Arial"/>
          <w:lang w:val="en-US"/>
        </w:rPr>
        <w:footnoteReference w:id="23"/>
      </w:r>
      <w:r w:rsidRPr="00ED1143">
        <w:rPr>
          <w:rStyle w:val="apple-converted-space"/>
          <w:rFonts w:ascii="Arial" w:hAnsi="Arial" w:cs="Arial"/>
          <w:lang w:val="en-US"/>
        </w:rPr>
        <w:t> </w:t>
      </w:r>
      <w:r w:rsidRPr="00ED1143">
        <w:rPr>
          <w:rFonts w:ascii="Arial" w:hAnsi="Arial" w:cs="Arial"/>
          <w:lang w:val="en-US"/>
        </w:rPr>
        <w:t>effort to create a standard for provenance was started at about the same time as the Wf4Ever project, and completed its work in May of 2013. A full list of the working group documents produced is summarized in</w:t>
      </w:r>
      <w:r w:rsidR="00704071" w:rsidRPr="00ED1143">
        <w:rPr>
          <w:rFonts w:ascii="Arial" w:hAnsi="Arial" w:cs="Arial"/>
          <w:lang w:val="en-US"/>
        </w:rPr>
        <w:t xml:space="preserve"> </w:t>
      </w:r>
      <w:r w:rsidRPr="00ED1143">
        <w:rPr>
          <w:rFonts w:ascii="Arial" w:hAnsi="Arial" w:cs="Arial"/>
          <w:lang w:val="en-US"/>
        </w:rPr>
        <w:t>[PROV-Overview]</w:t>
      </w:r>
      <w:r w:rsidR="00C87D9E" w:rsidRPr="00ED1143">
        <w:rPr>
          <w:rStyle w:val="FootnoteReference"/>
          <w:rFonts w:ascii="Arial" w:hAnsi="Arial" w:cs="Arial"/>
          <w:lang w:val="en-US"/>
        </w:rPr>
        <w:footnoteReference w:id="24"/>
      </w:r>
      <w:r w:rsidRPr="00ED1143">
        <w:rPr>
          <w:rFonts w:ascii="Arial" w:hAnsi="Arial" w:cs="Arial"/>
          <w:lang w:val="en-US"/>
        </w:rPr>
        <w:t xml:space="preserve">. During this period, </w:t>
      </w:r>
      <w:r w:rsidR="00C87D9E" w:rsidRPr="00ED1143">
        <w:rPr>
          <w:rFonts w:ascii="Arial" w:hAnsi="Arial" w:cs="Arial"/>
          <w:lang w:val="en-US"/>
        </w:rPr>
        <w:t>se</w:t>
      </w:r>
      <w:r w:rsidR="00E55066" w:rsidRPr="00ED1143">
        <w:rPr>
          <w:rFonts w:ascii="Arial" w:hAnsi="Arial" w:cs="Arial"/>
          <w:lang w:val="en-US"/>
        </w:rPr>
        <w:t xml:space="preserve">veral </w:t>
      </w:r>
      <w:r w:rsidR="00EB46AE">
        <w:rPr>
          <w:rFonts w:ascii="Arial" w:hAnsi="Arial" w:cs="Arial"/>
          <w:lang w:val="en-US"/>
        </w:rPr>
        <w:t>members of the</w:t>
      </w:r>
      <w:r w:rsidRPr="00ED1143">
        <w:rPr>
          <w:rFonts w:ascii="Arial" w:hAnsi="Arial" w:cs="Arial"/>
          <w:lang w:val="en-US"/>
        </w:rPr>
        <w:t xml:space="preserve"> Wf4Ever project have been active participants in the working group, including as contributors to the key standards documents published:</w:t>
      </w:r>
    </w:p>
    <w:p w:rsidR="00B27D7C" w:rsidRPr="00ED1143" w:rsidRDefault="00B27D7C" w:rsidP="003D3B22">
      <w:pPr>
        <w:pStyle w:val="ListParagraph"/>
        <w:numPr>
          <w:ilvl w:val="0"/>
          <w:numId w:val="17"/>
          <w:numberingChange w:id="368"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PROV-O - the PROV ontology, an OWL2 ontology allowing the mapping of the PROV data model to RDF</w:t>
      </w:r>
      <w:r w:rsidRPr="00ED1143">
        <w:rPr>
          <w:rStyle w:val="apple-converted-space"/>
          <w:rFonts w:cs="Arial"/>
        </w:rPr>
        <w:t> </w:t>
      </w:r>
      <w:r w:rsidRPr="00ED1143">
        <w:rPr>
          <w:rFonts w:cs="Arial"/>
        </w:rPr>
        <w:t>PROV-O</w:t>
      </w:r>
      <w:r w:rsidR="00C87D9E" w:rsidRPr="00ED1143">
        <w:rPr>
          <w:rStyle w:val="FootnoteReference"/>
          <w:rFonts w:cs="Arial"/>
        </w:rPr>
        <w:footnoteReference w:id="25"/>
      </w:r>
      <w:r w:rsidRPr="00ED1143">
        <w:rPr>
          <w:rFonts w:cs="Arial"/>
        </w:rPr>
        <w:t>.</w:t>
      </w:r>
    </w:p>
    <w:p w:rsidR="00B27D7C" w:rsidRPr="00ED1143" w:rsidRDefault="00B27D7C" w:rsidP="003D3B22">
      <w:pPr>
        <w:pStyle w:val="ListParagraph"/>
        <w:numPr>
          <w:ilvl w:val="0"/>
          <w:numId w:val="17"/>
          <w:numberingChange w:id="369"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PROV-DM - the PROV data model for provenance</w:t>
      </w:r>
      <w:r w:rsidRPr="00ED1143">
        <w:rPr>
          <w:rStyle w:val="apple-converted-space"/>
          <w:rFonts w:cs="Arial"/>
        </w:rPr>
        <w:t> </w:t>
      </w:r>
      <w:r w:rsidRPr="00ED1143">
        <w:rPr>
          <w:rFonts w:cs="Arial"/>
        </w:rPr>
        <w:t>PROV-DM</w:t>
      </w:r>
      <w:r w:rsidR="00C87D9E" w:rsidRPr="00ED1143">
        <w:rPr>
          <w:rStyle w:val="FootnoteReference"/>
          <w:rFonts w:cs="Arial"/>
        </w:rPr>
        <w:footnoteReference w:id="26"/>
      </w:r>
      <w:r w:rsidRPr="00ED1143">
        <w:rPr>
          <w:rFonts w:cs="Arial"/>
        </w:rPr>
        <w:t>.</w:t>
      </w:r>
    </w:p>
    <w:p w:rsidR="00B27D7C" w:rsidRPr="00ED1143" w:rsidRDefault="00B27D7C" w:rsidP="003D3B22">
      <w:pPr>
        <w:pStyle w:val="ListParagraph"/>
        <w:numPr>
          <w:ilvl w:val="0"/>
          <w:numId w:val="17"/>
          <w:numberingChange w:id="370" w:author="Graham Klyne" w:date="2013-07-18T09:00:00Z" w:original=""/>
        </w:numPr>
        <w:overflowPunct/>
        <w:autoSpaceDE/>
        <w:autoSpaceDN/>
        <w:adjustRightInd/>
        <w:spacing w:before="100" w:beforeAutospacing="1" w:after="100" w:afterAutospacing="1"/>
        <w:jc w:val="left"/>
        <w:textAlignment w:val="auto"/>
        <w:rPr>
          <w:rFonts w:cs="Arial"/>
        </w:rPr>
      </w:pPr>
      <w:r w:rsidRPr="00ED1143">
        <w:rPr>
          <w:rFonts w:cs="Arial"/>
        </w:rPr>
        <w:t>PROV-N - a notation for provenance aimed at human consumption</w:t>
      </w:r>
      <w:r w:rsidRPr="00ED1143">
        <w:rPr>
          <w:rStyle w:val="apple-converted-space"/>
          <w:rFonts w:cs="Arial"/>
        </w:rPr>
        <w:t> </w:t>
      </w:r>
      <w:r w:rsidRPr="00ED1143">
        <w:rPr>
          <w:rFonts w:cs="Arial"/>
        </w:rPr>
        <w:t>PROV-N</w:t>
      </w:r>
      <w:r w:rsidR="00C87D9E" w:rsidRPr="00ED1143">
        <w:rPr>
          <w:rStyle w:val="FootnoteReference"/>
          <w:rFonts w:cs="Arial"/>
        </w:rPr>
        <w:footnoteReference w:id="27"/>
      </w:r>
      <w:r w:rsidRPr="00ED1143">
        <w:rPr>
          <w:rFonts w:cs="Arial"/>
        </w:rPr>
        <w:t>.</w:t>
      </w:r>
    </w:p>
    <w:p w:rsidR="00E16046" w:rsidRDefault="00E55066" w:rsidP="008E6E18">
      <w:pPr>
        <w:pStyle w:val="NormalWeb"/>
        <w:spacing w:before="225" w:beforeAutospacing="0" w:after="225"/>
        <w:ind w:left="360"/>
        <w:jc w:val="both"/>
        <w:rPr>
          <w:rFonts w:ascii="Arial" w:hAnsi="Arial" w:cs="Arial"/>
          <w:lang w:val="en-US"/>
        </w:rPr>
      </w:pPr>
      <w:r w:rsidRPr="00ED1143">
        <w:rPr>
          <w:rFonts w:ascii="Arial" w:hAnsi="Arial" w:cs="Arial"/>
          <w:lang w:val="en-US"/>
        </w:rPr>
        <w:t>Wf4Ever</w:t>
      </w:r>
      <w:r w:rsidR="00B27D7C" w:rsidRPr="00ED1143">
        <w:rPr>
          <w:rFonts w:ascii="Arial" w:hAnsi="Arial" w:cs="Arial"/>
          <w:lang w:val="en-US"/>
        </w:rPr>
        <w:t xml:space="preserve"> </w:t>
      </w:r>
      <w:r w:rsidRPr="00ED1143">
        <w:rPr>
          <w:rFonts w:ascii="Arial" w:hAnsi="Arial" w:cs="Arial"/>
          <w:lang w:val="en-US"/>
        </w:rPr>
        <w:t xml:space="preserve">members have been also co-editing or </w:t>
      </w:r>
      <w:r w:rsidR="00663046" w:rsidRPr="00ED1143">
        <w:rPr>
          <w:rFonts w:ascii="Arial" w:hAnsi="Arial" w:cs="Arial"/>
          <w:lang w:val="en-US"/>
        </w:rPr>
        <w:t>contributing to</w:t>
      </w:r>
      <w:r w:rsidR="00B27D7C" w:rsidRPr="00ED1143">
        <w:rPr>
          <w:rFonts w:ascii="Arial" w:hAnsi="Arial" w:cs="Arial"/>
          <w:lang w:val="en-US"/>
        </w:rPr>
        <w:t xml:space="preserve"> </w:t>
      </w:r>
      <w:r w:rsidRPr="00ED1143">
        <w:rPr>
          <w:rFonts w:ascii="Arial" w:hAnsi="Arial" w:cs="Arial"/>
          <w:lang w:val="en-US"/>
        </w:rPr>
        <w:t xml:space="preserve">the next </w:t>
      </w:r>
      <w:r w:rsidR="00B27D7C" w:rsidRPr="00ED1143">
        <w:rPr>
          <w:rFonts w:ascii="Arial" w:hAnsi="Arial" w:cs="Arial"/>
          <w:lang w:val="en-US"/>
        </w:rPr>
        <w:t>supp</w:t>
      </w:r>
      <w:r w:rsidRPr="00ED1143">
        <w:rPr>
          <w:rFonts w:ascii="Arial" w:hAnsi="Arial" w:cs="Arial"/>
          <w:lang w:val="en-US"/>
        </w:rPr>
        <w:t xml:space="preserve">orting working group documents: </w:t>
      </w:r>
      <w:r w:rsidR="00B27D7C" w:rsidRPr="00ED1143">
        <w:rPr>
          <w:rFonts w:ascii="Arial" w:hAnsi="Arial" w:cs="Arial"/>
          <w:lang w:val="en-US"/>
        </w:rPr>
        <w:t>PROV-PRIMER</w:t>
      </w:r>
      <w:r w:rsidR="00663046" w:rsidRPr="00ED1143">
        <w:rPr>
          <w:rStyle w:val="FootnoteReference"/>
          <w:rFonts w:ascii="Arial" w:hAnsi="Arial" w:cs="Arial"/>
          <w:lang w:val="en-US"/>
        </w:rPr>
        <w:footnoteReference w:id="28"/>
      </w:r>
      <w:r w:rsidR="00B27D7C" w:rsidRPr="00ED1143">
        <w:rPr>
          <w:rFonts w:ascii="Arial" w:hAnsi="Arial" w:cs="Arial"/>
          <w:lang w:val="en-US"/>
        </w:rPr>
        <w:t>,</w:t>
      </w:r>
      <w:r w:rsidRPr="00ED1143">
        <w:rPr>
          <w:rFonts w:ascii="Arial" w:hAnsi="Arial" w:cs="Arial"/>
          <w:lang w:val="en-US"/>
        </w:rPr>
        <w:t xml:space="preserve"> </w:t>
      </w:r>
      <w:r w:rsidR="00B27D7C" w:rsidRPr="00ED1143">
        <w:rPr>
          <w:rFonts w:ascii="Arial" w:hAnsi="Arial" w:cs="Arial"/>
          <w:lang w:val="en-US"/>
        </w:rPr>
        <w:t>PROV-AQ</w:t>
      </w:r>
      <w:r w:rsidR="00663046" w:rsidRPr="00ED1143">
        <w:rPr>
          <w:rStyle w:val="FootnoteReference"/>
          <w:rFonts w:ascii="Arial" w:hAnsi="Arial" w:cs="Arial"/>
          <w:lang w:val="en-US"/>
        </w:rPr>
        <w:footnoteReference w:id="29"/>
      </w:r>
      <w:r w:rsidR="00B27D7C" w:rsidRPr="00ED1143">
        <w:rPr>
          <w:rFonts w:ascii="Arial" w:hAnsi="Arial" w:cs="Arial"/>
          <w:lang w:val="en-US"/>
        </w:rPr>
        <w:t>,</w:t>
      </w:r>
      <w:r w:rsidR="00B27D7C" w:rsidRPr="00ED1143">
        <w:rPr>
          <w:rStyle w:val="apple-converted-space"/>
          <w:rFonts w:ascii="Arial" w:hAnsi="Arial" w:cs="Arial"/>
          <w:lang w:val="en-US"/>
        </w:rPr>
        <w:t> </w:t>
      </w:r>
      <w:r w:rsidR="00B27D7C" w:rsidRPr="00ED1143">
        <w:rPr>
          <w:rFonts w:ascii="Arial" w:hAnsi="Arial" w:cs="Arial"/>
          <w:lang w:val="en-US"/>
        </w:rPr>
        <w:t>PROV-DICTIONARY</w:t>
      </w:r>
      <w:r w:rsidR="00663046" w:rsidRPr="00ED1143">
        <w:rPr>
          <w:rStyle w:val="FootnoteReference"/>
          <w:rFonts w:ascii="Arial" w:hAnsi="Arial" w:cs="Arial"/>
          <w:lang w:val="en-US"/>
        </w:rPr>
        <w:footnoteReference w:id="30"/>
      </w:r>
      <w:r w:rsidR="00B27D7C" w:rsidRPr="00ED1143">
        <w:rPr>
          <w:rStyle w:val="apple-converted-space"/>
          <w:rFonts w:ascii="Arial" w:hAnsi="Arial" w:cs="Arial"/>
          <w:lang w:val="en-US"/>
        </w:rPr>
        <w:t> </w:t>
      </w:r>
      <w:r w:rsidR="00B27D7C" w:rsidRPr="00ED1143">
        <w:rPr>
          <w:rFonts w:ascii="Arial" w:hAnsi="Arial" w:cs="Arial"/>
          <w:lang w:val="en-US"/>
        </w:rPr>
        <w:t>and</w:t>
      </w:r>
      <w:r w:rsidR="00B27D7C" w:rsidRPr="00ED1143">
        <w:rPr>
          <w:rStyle w:val="apple-converted-space"/>
          <w:rFonts w:ascii="Arial" w:hAnsi="Arial" w:cs="Arial"/>
          <w:lang w:val="en-US"/>
        </w:rPr>
        <w:t> </w:t>
      </w:r>
      <w:r w:rsidR="00B27D7C" w:rsidRPr="00ED1143">
        <w:rPr>
          <w:rFonts w:ascii="Arial" w:hAnsi="Arial" w:cs="Arial"/>
          <w:lang w:val="en-US"/>
        </w:rPr>
        <w:t>PROV-DC</w:t>
      </w:r>
      <w:r w:rsidR="00663046" w:rsidRPr="00ED1143">
        <w:rPr>
          <w:rStyle w:val="FootnoteReference"/>
          <w:rFonts w:ascii="Arial" w:hAnsi="Arial" w:cs="Arial"/>
          <w:lang w:val="en-US"/>
        </w:rPr>
        <w:footnoteReference w:id="31"/>
      </w:r>
      <w:r w:rsidR="00B27D7C" w:rsidRPr="00ED1143">
        <w:rPr>
          <w:rFonts w:ascii="Arial" w:hAnsi="Arial" w:cs="Arial"/>
          <w:lang w:val="en-US"/>
        </w:rPr>
        <w:t>.</w:t>
      </w:r>
      <w:r w:rsidRPr="00ED1143">
        <w:rPr>
          <w:rFonts w:ascii="Arial" w:hAnsi="Arial" w:cs="Arial"/>
          <w:lang w:val="en-US"/>
        </w:rPr>
        <w:t xml:space="preserve"> Furthermore, a</w:t>
      </w:r>
      <w:r w:rsidR="00B27D7C" w:rsidRPr="00ED1143">
        <w:rPr>
          <w:rFonts w:ascii="Arial" w:hAnsi="Arial" w:cs="Arial"/>
          <w:lang w:val="en-US"/>
        </w:rPr>
        <w:t>t the time of their publication, there were over 60 documented implementations ([PROV-implementations]</w:t>
      </w:r>
      <w:r w:rsidR="00663046" w:rsidRPr="00ED1143">
        <w:rPr>
          <w:rStyle w:val="FootnoteReference"/>
          <w:rFonts w:ascii="Arial" w:hAnsi="Arial" w:cs="Arial"/>
          <w:lang w:val="en-US"/>
        </w:rPr>
        <w:footnoteReference w:id="32"/>
      </w:r>
      <w:r w:rsidR="00B27D7C" w:rsidRPr="00ED1143">
        <w:rPr>
          <w:rFonts w:ascii="Arial" w:hAnsi="Arial" w:cs="Arial"/>
          <w:lang w:val="en-US"/>
        </w:rPr>
        <w:t xml:space="preserve">) </w:t>
      </w:r>
      <w:r w:rsidRPr="00ED1143">
        <w:rPr>
          <w:rFonts w:ascii="Arial" w:hAnsi="Arial" w:cs="Arial"/>
          <w:lang w:val="en-US"/>
        </w:rPr>
        <w:t xml:space="preserve">related to </w:t>
      </w:r>
      <w:r w:rsidR="00B27D7C" w:rsidRPr="00ED1143">
        <w:rPr>
          <w:rFonts w:ascii="Arial" w:hAnsi="Arial" w:cs="Arial"/>
          <w:lang w:val="en-US"/>
        </w:rPr>
        <w:t xml:space="preserve">some aspects of PROV, most of which were producing or consuming elements of the provenance ontology (PROV-O), and some of which are already in deployed commercial products. </w:t>
      </w:r>
      <w:del w:id="371" w:author="Graham Klyne" w:date="2013-07-18T10:46:00Z">
        <w:r w:rsidRPr="00ED1143" w:rsidDel="00EE2E30">
          <w:rPr>
            <w:rFonts w:ascii="Arial" w:hAnsi="Arial" w:cs="Arial"/>
            <w:lang w:val="en-US"/>
          </w:rPr>
          <w:delText>Theref</w:delText>
        </w:r>
        <w:r w:rsidR="00663046" w:rsidRPr="00ED1143" w:rsidDel="00EE2E30">
          <w:rPr>
            <w:rFonts w:ascii="Arial" w:hAnsi="Arial" w:cs="Arial"/>
            <w:lang w:val="en-US"/>
          </w:rPr>
          <w:delText>ore, it is worth to</w:delText>
        </w:r>
      </w:del>
      <w:ins w:id="372" w:author="Graham Klyne" w:date="2013-07-18T10:46:00Z">
        <w:r w:rsidR="00EE2E30">
          <w:rPr>
            <w:rFonts w:ascii="Arial" w:hAnsi="Arial" w:cs="Arial"/>
            <w:lang w:val="en-US"/>
          </w:rPr>
          <w:t>We</w:t>
        </w:r>
      </w:ins>
      <w:r w:rsidR="00663046" w:rsidRPr="00ED1143">
        <w:rPr>
          <w:rFonts w:ascii="Arial" w:hAnsi="Arial" w:cs="Arial"/>
          <w:lang w:val="en-US"/>
        </w:rPr>
        <w:t xml:space="preserve"> highlight tha</w:t>
      </w:r>
      <w:r w:rsidRPr="00ED1143">
        <w:rPr>
          <w:rFonts w:ascii="Arial" w:hAnsi="Arial" w:cs="Arial"/>
          <w:lang w:val="en-US"/>
        </w:rPr>
        <w:t>t t</w:t>
      </w:r>
      <w:r w:rsidR="00B27D7C" w:rsidRPr="00ED1143">
        <w:rPr>
          <w:rFonts w:ascii="Arial" w:hAnsi="Arial" w:cs="Arial"/>
          <w:lang w:val="en-US"/>
        </w:rPr>
        <w:t>he Wf4Ever project made significant contribution to this early adoption of the new provenance standards.</w:t>
      </w:r>
    </w:p>
    <w:p w:rsidR="008E6E18" w:rsidRDefault="008E6E18" w:rsidP="0009146B">
      <w:pPr>
        <w:pStyle w:val="Heading3"/>
      </w:pPr>
    </w:p>
    <w:p w:rsidR="0010484F" w:rsidRPr="00AB73E0" w:rsidRDefault="0010484F" w:rsidP="00AB73E0">
      <w:pPr>
        <w:pStyle w:val="ListParagraph"/>
        <w:ind w:left="426"/>
        <w:rPr>
          <w:b/>
        </w:rPr>
      </w:pPr>
      <w:r w:rsidRPr="00AB73E0">
        <w:rPr>
          <w:b/>
        </w:rPr>
        <w:t>ProvBench Challenge</w:t>
      </w:r>
    </w:p>
    <w:p w:rsidR="00B27D7C" w:rsidRPr="00ED1143" w:rsidRDefault="00E16046" w:rsidP="003D3B22">
      <w:pPr>
        <w:ind w:left="360"/>
        <w:rPr>
          <w:rFonts w:cs="Arial"/>
          <w:shd w:val="clear" w:color="auto" w:fill="FFFFFF"/>
        </w:rPr>
      </w:pPr>
      <w:r w:rsidRPr="00ED1143">
        <w:rPr>
          <w:rFonts w:cs="Arial"/>
          <w:shd w:val="clear" w:color="auto" w:fill="FFFFFF"/>
        </w:rPr>
        <w:t>T</w:t>
      </w:r>
      <w:r w:rsidR="00B27D7C" w:rsidRPr="00ED1143">
        <w:rPr>
          <w:rFonts w:cs="Arial"/>
          <w:shd w:val="clear" w:color="auto" w:fill="FFFFFF"/>
        </w:rPr>
        <w:t>he</w:t>
      </w:r>
      <w:r w:rsidR="00B27D7C" w:rsidRPr="00ED1143">
        <w:rPr>
          <w:rStyle w:val="apple-converted-space"/>
          <w:rFonts w:cs="Arial"/>
          <w:shd w:val="clear" w:color="auto" w:fill="FFFFFF"/>
        </w:rPr>
        <w:t> </w:t>
      </w:r>
      <w:r w:rsidR="00B27D7C" w:rsidRPr="00ED1143">
        <w:rPr>
          <w:rFonts w:cs="Arial"/>
          <w:shd w:val="clear" w:color="auto" w:fill="FFFFFF"/>
        </w:rPr>
        <w:t>ProvBench</w:t>
      </w:r>
      <w:r w:rsidR="00663046" w:rsidRPr="00ED1143">
        <w:rPr>
          <w:rStyle w:val="FootnoteReference"/>
          <w:rFonts w:cs="Arial"/>
          <w:shd w:val="clear" w:color="auto" w:fill="FFFFFF"/>
        </w:rPr>
        <w:footnoteReference w:id="33"/>
      </w:r>
      <w:r w:rsidR="00B27D7C" w:rsidRPr="00ED1143">
        <w:rPr>
          <w:rStyle w:val="apple-converted-space"/>
          <w:rFonts w:cs="Arial"/>
          <w:shd w:val="clear" w:color="auto" w:fill="FFFFFF"/>
        </w:rPr>
        <w:t> </w:t>
      </w:r>
      <w:r w:rsidR="00B27D7C" w:rsidRPr="00ED1143">
        <w:rPr>
          <w:rFonts w:cs="Arial"/>
          <w:shd w:val="clear" w:color="auto" w:fill="FFFFFF"/>
        </w:rPr>
        <w:t xml:space="preserve">initiative objective </w:t>
      </w:r>
      <w:r w:rsidRPr="00ED1143">
        <w:rPr>
          <w:rFonts w:cs="Arial"/>
          <w:shd w:val="clear" w:color="auto" w:fill="FFFFFF"/>
        </w:rPr>
        <w:t>was</w:t>
      </w:r>
      <w:r w:rsidR="00B27D7C" w:rsidRPr="00ED1143">
        <w:rPr>
          <w:rFonts w:cs="Arial"/>
          <w:shd w:val="clear" w:color="auto" w:fill="FFFFFF"/>
        </w:rPr>
        <w:t xml:space="preserve"> to bootstrap the publication of provenance information in an open and accessible fashion. The first ProvBench event was held at the</w:t>
      </w:r>
      <w:r w:rsidR="00B27D7C" w:rsidRPr="00ED1143">
        <w:rPr>
          <w:rStyle w:val="apple-converted-space"/>
          <w:rFonts w:cs="Arial"/>
          <w:shd w:val="clear" w:color="auto" w:fill="FFFFFF"/>
        </w:rPr>
        <w:t> </w:t>
      </w:r>
      <w:r w:rsidR="00B27D7C" w:rsidRPr="00ED1143">
        <w:rPr>
          <w:rFonts w:cs="Arial"/>
          <w:shd w:val="clear" w:color="auto" w:fill="FFFFFF"/>
        </w:rPr>
        <w:t>6th International Conference on Extending Database Technology (EDBT)</w:t>
      </w:r>
      <w:r w:rsidR="006179F2" w:rsidRPr="00ED1143">
        <w:rPr>
          <w:rStyle w:val="FootnoteReference"/>
          <w:rFonts w:cs="Arial"/>
          <w:shd w:val="clear" w:color="auto" w:fill="FFFFFF"/>
        </w:rPr>
        <w:footnoteReference w:id="34"/>
      </w:r>
      <w:r w:rsidR="00B27D7C" w:rsidRPr="00ED1143">
        <w:rPr>
          <w:rFonts w:cs="Arial"/>
          <w:shd w:val="clear" w:color="auto" w:fill="FFFFFF"/>
        </w:rPr>
        <w:t>, as part of the</w:t>
      </w:r>
      <w:r w:rsidR="00B27D7C" w:rsidRPr="00ED1143">
        <w:rPr>
          <w:rStyle w:val="apple-converted-space"/>
          <w:rFonts w:cs="Arial"/>
          <w:shd w:val="clear" w:color="auto" w:fill="FFFFFF"/>
        </w:rPr>
        <w:t> </w:t>
      </w:r>
      <w:r w:rsidR="00B27D7C" w:rsidRPr="00ED1143">
        <w:rPr>
          <w:rFonts w:cs="Arial"/>
          <w:shd w:val="clear" w:color="auto" w:fill="FFFFFF"/>
        </w:rPr>
        <w:t>First International Workshop on Managing and Querying Provenance Data at Scale (BIGProv'13)</w:t>
      </w:r>
      <w:r w:rsidR="006179F2" w:rsidRPr="00ED1143">
        <w:rPr>
          <w:rStyle w:val="FootnoteReference"/>
          <w:rFonts w:cs="Arial"/>
          <w:shd w:val="clear" w:color="auto" w:fill="FFFFFF"/>
        </w:rPr>
        <w:footnoteReference w:id="35"/>
      </w:r>
      <w:r w:rsidR="00B27D7C" w:rsidRPr="00ED1143">
        <w:rPr>
          <w:rFonts w:cs="Arial"/>
          <w:shd w:val="clear" w:color="auto" w:fill="FFFFFF"/>
        </w:rPr>
        <w:t>. This inaugural event received</w:t>
      </w:r>
      <w:r w:rsidR="00B27D7C" w:rsidRPr="00ED1143">
        <w:rPr>
          <w:rStyle w:val="apple-converted-space"/>
          <w:rFonts w:cs="Arial"/>
          <w:shd w:val="clear" w:color="auto" w:fill="FFFFFF"/>
        </w:rPr>
        <w:t> </w:t>
      </w:r>
      <w:r w:rsidR="00B27D7C" w:rsidRPr="00ED1143">
        <w:rPr>
          <w:rFonts w:cs="Arial"/>
          <w:shd w:val="clear" w:color="auto" w:fill="FFFFFF"/>
        </w:rPr>
        <w:t>8 submissions</w:t>
      </w:r>
      <w:r w:rsidR="006179F2" w:rsidRPr="00ED1143">
        <w:rPr>
          <w:rStyle w:val="FootnoteReference"/>
          <w:rFonts w:cs="Arial"/>
          <w:shd w:val="clear" w:color="auto" w:fill="FFFFFF"/>
        </w:rPr>
        <w:footnoteReference w:id="36"/>
      </w:r>
      <w:r w:rsidR="00B27D7C" w:rsidRPr="00ED1143">
        <w:rPr>
          <w:rStyle w:val="apple-converted-space"/>
          <w:rFonts w:cs="Arial"/>
          <w:shd w:val="clear" w:color="auto" w:fill="FFFFFF"/>
        </w:rPr>
        <w:t> </w:t>
      </w:r>
      <w:r w:rsidR="00B27D7C" w:rsidRPr="00ED1143">
        <w:rPr>
          <w:rFonts w:cs="Arial"/>
          <w:shd w:val="clear" w:color="auto" w:fill="FFFFFF"/>
        </w:rPr>
        <w:t xml:space="preserve">from diverse interested research groups, including </w:t>
      </w:r>
      <w:r w:rsidRPr="00ED1143">
        <w:rPr>
          <w:rFonts w:cs="Arial"/>
          <w:shd w:val="clear" w:color="auto" w:fill="FFFFFF"/>
        </w:rPr>
        <w:t xml:space="preserve">one from Wf4Ever which is explained in the following. </w:t>
      </w:r>
    </w:p>
    <w:p w:rsidR="00F4184D" w:rsidRPr="00ED1143" w:rsidRDefault="00F4184D" w:rsidP="003D3B22">
      <w:pPr>
        <w:ind w:left="360"/>
        <w:rPr>
          <w:rFonts w:cs="Arial"/>
        </w:rPr>
      </w:pPr>
    </w:p>
    <w:p w:rsidR="0010484F" w:rsidRPr="00AB73E0" w:rsidRDefault="0010484F" w:rsidP="00AB73E0">
      <w:pPr>
        <w:pStyle w:val="ListParagraph"/>
        <w:ind w:left="426"/>
        <w:rPr>
          <w:b/>
        </w:rPr>
      </w:pPr>
      <w:r w:rsidRPr="00AB73E0">
        <w:rPr>
          <w:b/>
        </w:rPr>
        <w:t>Wf4Ever provenance corpus</w:t>
      </w:r>
    </w:p>
    <w:p w:rsidR="00F4184D" w:rsidRPr="00ED1143" w:rsidRDefault="00873E87" w:rsidP="00D92792">
      <w:pPr>
        <w:ind w:left="360"/>
        <w:rPr>
          <w:rFonts w:cs="Arial"/>
          <w:shd w:val="clear" w:color="auto" w:fill="FFFFFF"/>
        </w:rPr>
      </w:pPr>
      <w:r w:rsidRPr="00ED1143">
        <w:rPr>
          <w:rFonts w:cs="Arial"/>
          <w:shd w:val="clear" w:color="auto" w:fill="FFFFFF"/>
        </w:rPr>
        <w:t>We have generated a provenance corpus</w:t>
      </w:r>
      <w:ins w:id="373" w:author="Graham Klyne" w:date="2013-07-18T10:57:00Z">
        <w:r w:rsidR="00EE2E30" w:rsidRPr="00ED1143">
          <w:rPr>
            <w:rFonts w:cs="Arial"/>
            <w:vertAlign w:val="superscript"/>
          </w:rPr>
          <w:footnoteReference w:id="37"/>
        </w:r>
        <w:r w:rsidR="00EE2E30">
          <w:rPr>
            <w:rFonts w:cs="Arial"/>
            <w:shd w:val="clear" w:color="auto" w:fill="FFFFFF"/>
          </w:rPr>
          <w:t>,</w:t>
        </w:r>
      </w:ins>
      <w:ins w:id="377" w:author="Graham Klyne" w:date="2013-07-18T10:54:00Z">
        <w:r w:rsidR="00EE2E30">
          <w:rPr>
            <w:rFonts w:cs="Arial"/>
            <w:shd w:val="clear" w:color="auto" w:fill="FFFFFF"/>
          </w:rPr>
          <w:t xml:space="preserve"> submitted </w:t>
        </w:r>
        <w:r w:rsidR="00EE2E30" w:rsidRPr="00ED1143">
          <w:rPr>
            <w:rFonts w:cs="Arial"/>
            <w:lang w:val="en-US"/>
          </w:rPr>
          <w:t>to the first</w:t>
        </w:r>
        <w:r w:rsidR="00EE2E30" w:rsidRPr="00ED1143">
          <w:rPr>
            <w:rStyle w:val="apple-converted-space"/>
            <w:rFonts w:cs="Arial"/>
            <w:lang w:val="en-US"/>
          </w:rPr>
          <w:t> </w:t>
        </w:r>
        <w:r w:rsidR="00EE2E30" w:rsidRPr="00ED1143">
          <w:rPr>
            <w:rFonts w:cs="Arial"/>
            <w:lang w:val="en-US"/>
          </w:rPr>
          <w:t>ProvBench</w:t>
        </w:r>
        <w:r w:rsidR="00EE2E30" w:rsidRPr="00ED1143">
          <w:rPr>
            <w:rStyle w:val="apple-converted-space"/>
            <w:rFonts w:cs="Arial"/>
            <w:lang w:val="en-US"/>
          </w:rPr>
          <w:t> </w:t>
        </w:r>
        <w:r w:rsidR="00EE2E30" w:rsidRPr="00ED1143">
          <w:rPr>
            <w:rFonts w:cs="Arial"/>
            <w:lang w:val="en-US"/>
          </w:rPr>
          <w:t>event</w:t>
        </w:r>
      </w:ins>
      <w:r w:rsidRPr="00ED1143">
        <w:rPr>
          <w:rFonts w:cs="Arial"/>
          <w:shd w:val="clear" w:color="auto" w:fill="FFFFFF"/>
        </w:rPr>
        <w:t>,</w:t>
      </w:r>
      <w:del w:id="378" w:author="Graham Klyne" w:date="2013-07-18T10:57:00Z">
        <w:r w:rsidRPr="00ED1143" w:rsidDel="00D92792">
          <w:rPr>
            <w:rFonts w:cs="Arial"/>
            <w:shd w:val="clear" w:color="auto" w:fill="FFFFFF"/>
          </w:rPr>
          <w:delText xml:space="preserve"> so called </w:delText>
        </w:r>
        <w:r w:rsidR="00A50CC8" w:rsidDel="00D92792">
          <w:rPr>
            <w:rFonts w:cs="Arial"/>
            <w:shd w:val="clear" w:color="auto" w:fill="FFFFFF"/>
          </w:rPr>
          <w:delText>ProvBench</w:delText>
        </w:r>
        <w:r w:rsidR="00792EDA" w:rsidRPr="00ED1143" w:rsidDel="00EE2E30">
          <w:rPr>
            <w:rFonts w:cs="Arial"/>
            <w:vertAlign w:val="superscript"/>
          </w:rPr>
          <w:footnoteReference w:id="38"/>
        </w:r>
      </w:del>
      <w:r w:rsidR="00792EDA" w:rsidRPr="00ED1143">
        <w:rPr>
          <w:rFonts w:cs="Arial"/>
          <w:shd w:val="clear" w:color="auto" w:fill="FFFFFF"/>
        </w:rPr>
        <w:t xml:space="preserve"> whose dataset can be found at</w:t>
      </w:r>
      <w:r w:rsidR="00792EDA" w:rsidRPr="00ED1143">
        <w:rPr>
          <w:rStyle w:val="FootnoteReference"/>
          <w:rFonts w:cs="Arial"/>
          <w:szCs w:val="12"/>
          <w:shd w:val="clear" w:color="auto" w:fill="FFFFFF"/>
        </w:rPr>
        <w:footnoteReference w:id="39"/>
      </w:r>
      <w:del w:id="381" w:author="Graham Klyne" w:date="2013-07-18T10:58:00Z">
        <w:r w:rsidRPr="00ED1143" w:rsidDel="00D92792">
          <w:rPr>
            <w:rFonts w:cs="Arial"/>
            <w:shd w:val="clear" w:color="auto" w:fill="FFFFFF"/>
          </w:rPr>
          <w:delText>,</w:delText>
        </w:r>
      </w:del>
      <w:ins w:id="382" w:author="Graham Klyne" w:date="2013-07-18T10:58:00Z">
        <w:r w:rsidR="00D92792">
          <w:rPr>
            <w:rFonts w:cs="Arial"/>
            <w:shd w:val="clear" w:color="auto" w:fill="FFFFFF"/>
          </w:rPr>
          <w:t>.</w:t>
        </w:r>
      </w:ins>
      <w:r w:rsidRPr="00ED1143">
        <w:rPr>
          <w:rFonts w:cs="Arial"/>
          <w:shd w:val="clear" w:color="auto" w:fill="FFFFFF"/>
        </w:rPr>
        <w:t xml:space="preserve"> </w:t>
      </w:r>
      <w:del w:id="383" w:author="Graham Klyne" w:date="2013-07-18T10:58:00Z">
        <w:r w:rsidRPr="00ED1143" w:rsidDel="00D92792">
          <w:rPr>
            <w:rFonts w:cs="Arial"/>
            <w:shd w:val="clear" w:color="auto" w:fill="FFFFFF"/>
          </w:rPr>
          <w:delText xml:space="preserve">and </w:delText>
        </w:r>
      </w:del>
      <w:ins w:id="384" w:author="Graham Klyne" w:date="2013-07-18T10:58:00Z">
        <w:r w:rsidR="00D92792">
          <w:rPr>
            <w:rFonts w:cs="Arial"/>
            <w:shd w:val="clear" w:color="auto" w:fill="FFFFFF"/>
          </w:rPr>
          <w:t>For this, we</w:t>
        </w:r>
        <w:r w:rsidR="00D92792" w:rsidRPr="00ED1143">
          <w:rPr>
            <w:rFonts w:cs="Arial"/>
            <w:shd w:val="clear" w:color="auto" w:fill="FFFFFF"/>
          </w:rPr>
          <w:t xml:space="preserve"> </w:t>
        </w:r>
      </w:ins>
      <w:r w:rsidRPr="00ED1143">
        <w:rPr>
          <w:rFonts w:cs="Arial"/>
          <w:shd w:val="clear" w:color="auto" w:fill="FFFFFF"/>
        </w:rPr>
        <w:t>collected</w:t>
      </w:r>
      <w:r w:rsidR="00F4184D" w:rsidRPr="00ED1143">
        <w:rPr>
          <w:rFonts w:cs="Arial"/>
          <w:shd w:val="clear" w:color="auto" w:fill="FFFFFF"/>
        </w:rPr>
        <w:t xml:space="preserve"> 120 </w:t>
      </w:r>
      <w:del w:id="385" w:author="Graham Klyne" w:date="2013-07-18T10:58:00Z">
        <w:r w:rsidR="00F4184D" w:rsidRPr="00ED1143" w:rsidDel="00D92792">
          <w:rPr>
            <w:rFonts w:cs="Arial"/>
            <w:shd w:val="clear" w:color="auto" w:fill="FFFFFF"/>
          </w:rPr>
          <w:delText xml:space="preserve">real </w:delText>
        </w:r>
      </w:del>
      <w:r w:rsidR="00F4184D" w:rsidRPr="00ED1143">
        <w:rPr>
          <w:rFonts w:cs="Arial"/>
          <w:shd w:val="clear" w:color="auto" w:fill="FFFFFF"/>
        </w:rPr>
        <w:t>provenance</w:t>
      </w:r>
      <w:ins w:id="386" w:author="Graham Klyne" w:date="2013-07-18T10:58:00Z">
        <w:r w:rsidR="00D92792">
          <w:rPr>
            <w:rFonts w:cs="Arial"/>
            <w:shd w:val="clear" w:color="auto" w:fill="FFFFFF"/>
          </w:rPr>
          <w:t xml:space="preserve"> traces</w:t>
        </w:r>
      </w:ins>
      <w:r w:rsidR="00F4184D" w:rsidRPr="00ED1143">
        <w:rPr>
          <w:rFonts w:cs="Arial"/>
          <w:shd w:val="clear" w:color="auto" w:fill="FFFFFF"/>
        </w:rPr>
        <w:t xml:space="preserve"> of workflows</w:t>
      </w:r>
      <w:r w:rsidR="00D5248C" w:rsidRPr="00ED1143">
        <w:rPr>
          <w:rFonts w:cs="Arial"/>
          <w:shd w:val="clear" w:color="auto" w:fill="FFFFFF"/>
        </w:rPr>
        <w:t xml:space="preserve"> results</w:t>
      </w:r>
      <w:r w:rsidRPr="00ED1143">
        <w:rPr>
          <w:rFonts w:cs="Arial"/>
          <w:shd w:val="clear" w:color="auto" w:fill="FFFFFF"/>
        </w:rPr>
        <w:t xml:space="preserve"> from two well known</w:t>
      </w:r>
      <w:r w:rsidR="00F4184D" w:rsidRPr="00ED1143">
        <w:rPr>
          <w:rFonts w:cs="Arial"/>
          <w:shd w:val="clear" w:color="auto" w:fill="FFFFFF"/>
        </w:rPr>
        <w:t xml:space="preserve"> scientific community</w:t>
      </w:r>
      <w:r w:rsidRPr="00ED1143">
        <w:rPr>
          <w:rFonts w:cs="Arial"/>
          <w:shd w:val="clear" w:color="auto" w:fill="FFFFFF"/>
        </w:rPr>
        <w:t xml:space="preserve"> platforms, Taverna and Wings, </w:t>
      </w:r>
      <w:del w:id="387" w:author="Graham Klyne" w:date="2013-07-18T10:59:00Z">
        <w:r w:rsidRPr="00ED1143" w:rsidDel="00D92792">
          <w:rPr>
            <w:rFonts w:cs="Arial"/>
            <w:shd w:val="clear" w:color="auto" w:fill="FFFFFF"/>
          </w:rPr>
          <w:delText xml:space="preserve">and </w:delText>
        </w:r>
      </w:del>
      <w:r w:rsidRPr="00ED1143">
        <w:rPr>
          <w:rFonts w:cs="Arial"/>
          <w:shd w:val="clear" w:color="auto" w:fill="FFFFFF"/>
        </w:rPr>
        <w:t xml:space="preserve">are </w:t>
      </w:r>
      <w:del w:id="388" w:author="Graham Klyne" w:date="2013-07-18T10:50:00Z">
        <w:r w:rsidR="00F4184D" w:rsidRPr="00ED1143" w:rsidDel="00EE2E30">
          <w:rPr>
            <w:rFonts w:cs="Arial"/>
            <w:shd w:val="clear" w:color="auto" w:fill="FFFFFF"/>
          </w:rPr>
          <w:delText xml:space="preserve">are </w:delText>
        </w:r>
      </w:del>
      <w:r w:rsidR="00F4184D" w:rsidRPr="00ED1143">
        <w:rPr>
          <w:rFonts w:cs="Arial"/>
          <w:shd w:val="clear" w:color="auto" w:fill="FFFFFF"/>
        </w:rPr>
        <w:t xml:space="preserve">associated </w:t>
      </w:r>
      <w:ins w:id="389" w:author="Graham Klyne" w:date="2013-07-18T10:51:00Z">
        <w:r w:rsidR="00EE2E30">
          <w:rPr>
            <w:rFonts w:cs="Arial"/>
            <w:shd w:val="clear" w:color="auto" w:fill="FFFFFF"/>
          </w:rPr>
          <w:t>with</w:t>
        </w:r>
      </w:ins>
      <w:del w:id="390" w:author="Graham Klyne" w:date="2013-07-18T10:51:00Z">
        <w:r w:rsidR="00F4184D" w:rsidRPr="00ED1143" w:rsidDel="00EE2E30">
          <w:rPr>
            <w:rFonts w:cs="Arial"/>
            <w:shd w:val="clear" w:color="auto" w:fill="FFFFFF"/>
          </w:rPr>
          <w:delText>to</w:delText>
        </w:r>
      </w:del>
      <w:r w:rsidR="00F4184D" w:rsidRPr="00ED1143">
        <w:rPr>
          <w:rFonts w:cs="Arial"/>
          <w:shd w:val="clear" w:color="auto" w:fill="FFFFFF"/>
        </w:rPr>
        <w:t xml:space="preserve"> 12 different applications domains. The provenance traces have been </w:t>
      </w:r>
      <w:del w:id="391" w:author="Graham Klyne" w:date="2013-07-18T10:59:00Z">
        <w:r w:rsidR="00F4184D" w:rsidRPr="00ED1143" w:rsidDel="00D92792">
          <w:rPr>
            <w:rFonts w:cs="Arial"/>
            <w:shd w:val="clear" w:color="auto" w:fill="FFFFFF"/>
          </w:rPr>
          <w:delText>specifi</w:delText>
        </w:r>
        <w:r w:rsidRPr="00ED1143" w:rsidDel="00D92792">
          <w:rPr>
            <w:rFonts w:cs="Arial"/>
            <w:shd w:val="clear" w:color="auto" w:fill="FFFFFF"/>
          </w:rPr>
          <w:delText>ed b</w:delText>
        </w:r>
        <w:r w:rsidR="00C87D9E" w:rsidRPr="00ED1143" w:rsidDel="00D92792">
          <w:rPr>
            <w:rFonts w:cs="Arial"/>
            <w:shd w:val="clear" w:color="auto" w:fill="FFFFFF"/>
          </w:rPr>
          <w:delText>y</w:delText>
        </w:r>
      </w:del>
      <w:ins w:id="392" w:author="Graham Klyne" w:date="2013-07-18T10:59:00Z">
        <w:r w:rsidR="00D92792">
          <w:rPr>
            <w:rFonts w:cs="Arial"/>
            <w:shd w:val="clear" w:color="auto" w:fill="FFFFFF"/>
          </w:rPr>
          <w:t>represented</w:t>
        </w:r>
      </w:ins>
      <w:r w:rsidR="00C87D9E" w:rsidRPr="00ED1143">
        <w:rPr>
          <w:rFonts w:cs="Arial"/>
          <w:shd w:val="clear" w:color="auto" w:fill="FFFFFF"/>
        </w:rPr>
        <w:t xml:space="preserve"> using the PROV-O ontology</w:t>
      </w:r>
      <w:ins w:id="393" w:author="Graham Klyne" w:date="2013-07-18T10:59:00Z">
        <w:r w:rsidR="00D92792">
          <w:rPr>
            <w:rFonts w:cs="Arial"/>
            <w:shd w:val="clear" w:color="auto" w:fill="FFFFFF"/>
          </w:rPr>
          <w:t>, with t</w:t>
        </w:r>
      </w:ins>
      <w:del w:id="394" w:author="Graham Klyne" w:date="2013-07-18T10:51:00Z">
        <w:r w:rsidR="00C87D9E" w:rsidRPr="00ED1143" w:rsidDel="00EE2E30">
          <w:rPr>
            <w:rFonts w:cs="Arial"/>
            <w:shd w:val="clear" w:color="auto" w:fill="FFFFFF"/>
          </w:rPr>
          <w:delText xml:space="preserve"> and</w:delText>
        </w:r>
        <w:r w:rsidR="00F4184D" w:rsidRPr="00ED1143" w:rsidDel="00EE2E30">
          <w:rPr>
            <w:rFonts w:cs="Arial"/>
            <w:shd w:val="clear" w:color="auto" w:fill="FFFFFF"/>
          </w:rPr>
          <w:delText xml:space="preserve"> t</w:delText>
        </w:r>
      </w:del>
      <w:r w:rsidR="00F4184D" w:rsidRPr="00ED1143">
        <w:rPr>
          <w:rFonts w:cs="Arial"/>
          <w:shd w:val="clear" w:color="auto" w:fill="FFFFFF"/>
        </w:rPr>
        <w:t xml:space="preserve">erms from other vocabularies </w:t>
      </w:r>
      <w:ins w:id="395" w:author="Graham Klyne" w:date="2013-07-18T10:51:00Z">
        <w:r w:rsidR="00EE2E30">
          <w:rPr>
            <w:rFonts w:cs="Arial"/>
            <w:shd w:val="clear" w:color="auto" w:fill="FFFFFF"/>
          </w:rPr>
          <w:t xml:space="preserve">such </w:t>
        </w:r>
      </w:ins>
      <w:r w:rsidR="00F4184D" w:rsidRPr="00ED1143">
        <w:rPr>
          <w:rFonts w:cs="Arial"/>
          <w:shd w:val="clear" w:color="auto" w:fill="FFFFFF"/>
        </w:rPr>
        <w:t xml:space="preserve">as RO model and OPMW </w:t>
      </w:r>
      <w:del w:id="396" w:author="Graham Klyne" w:date="2013-07-18T10:59:00Z">
        <w:r w:rsidR="00F4184D" w:rsidRPr="00ED1143" w:rsidDel="00D92792">
          <w:rPr>
            <w:rFonts w:cs="Arial"/>
            <w:shd w:val="clear" w:color="auto" w:fill="FFFFFF"/>
          </w:rPr>
          <w:delText xml:space="preserve">have been </w:delText>
        </w:r>
      </w:del>
      <w:r w:rsidR="00F4184D" w:rsidRPr="00ED1143">
        <w:rPr>
          <w:rFonts w:cs="Arial"/>
          <w:shd w:val="clear" w:color="auto" w:fill="FFFFFF"/>
        </w:rPr>
        <w:t xml:space="preserve">also used </w:t>
      </w:r>
      <w:del w:id="397" w:author="Graham Klyne" w:date="2013-07-18T10:51:00Z">
        <w:r w:rsidR="00F4184D" w:rsidRPr="00ED1143" w:rsidDel="00EE2E30">
          <w:rPr>
            <w:rFonts w:cs="Arial"/>
            <w:shd w:val="clear" w:color="auto" w:fill="FFFFFF"/>
          </w:rPr>
          <w:delText>for the</w:delText>
        </w:r>
      </w:del>
      <w:ins w:id="398" w:author="Graham Klyne" w:date="2013-07-18T10:51:00Z">
        <w:r w:rsidR="00EE2E30">
          <w:rPr>
            <w:rFonts w:cs="Arial"/>
            <w:shd w:val="clear" w:color="auto" w:fill="FFFFFF"/>
          </w:rPr>
          <w:t>to</w:t>
        </w:r>
      </w:ins>
      <w:r w:rsidR="00F4184D" w:rsidRPr="00ED1143">
        <w:rPr>
          <w:rFonts w:cs="Arial"/>
          <w:shd w:val="clear" w:color="auto" w:fill="FFFFFF"/>
        </w:rPr>
        <w:t xml:space="preserve"> </w:t>
      </w:r>
      <w:del w:id="399" w:author="Graham Klyne" w:date="2013-07-18T10:52:00Z">
        <w:r w:rsidR="00F4184D" w:rsidRPr="00ED1143" w:rsidDel="00EE2E30">
          <w:rPr>
            <w:rFonts w:cs="Arial"/>
            <w:shd w:val="clear" w:color="auto" w:fill="FFFFFF"/>
          </w:rPr>
          <w:delText xml:space="preserve">association </w:delText>
        </w:r>
      </w:del>
      <w:ins w:id="400" w:author="Graham Klyne" w:date="2013-07-18T10:52:00Z">
        <w:r w:rsidR="00EE2E30" w:rsidRPr="00ED1143">
          <w:rPr>
            <w:rFonts w:cs="Arial"/>
            <w:shd w:val="clear" w:color="auto" w:fill="FFFFFF"/>
          </w:rPr>
          <w:t>associat</w:t>
        </w:r>
        <w:r w:rsidR="00EE2E30">
          <w:rPr>
            <w:rFonts w:cs="Arial"/>
            <w:shd w:val="clear" w:color="auto" w:fill="FFFFFF"/>
          </w:rPr>
          <w:t>e</w:t>
        </w:r>
        <w:r w:rsidR="00EE2E30" w:rsidRPr="00ED1143">
          <w:rPr>
            <w:rFonts w:cs="Arial"/>
            <w:shd w:val="clear" w:color="auto" w:fill="FFFFFF"/>
          </w:rPr>
          <w:t xml:space="preserve"> </w:t>
        </w:r>
      </w:ins>
      <w:del w:id="401" w:author="Graham Klyne" w:date="2013-07-18T10:52:00Z">
        <w:r w:rsidR="00F4184D" w:rsidRPr="00ED1143" w:rsidDel="00EE2E30">
          <w:rPr>
            <w:rFonts w:cs="Arial"/>
            <w:shd w:val="clear" w:color="auto" w:fill="FFFFFF"/>
          </w:rPr>
          <w:delText xml:space="preserve">between </w:delText>
        </w:r>
      </w:del>
      <w:r w:rsidR="00F4184D" w:rsidRPr="00ED1143">
        <w:rPr>
          <w:rFonts w:cs="Arial"/>
          <w:shd w:val="clear" w:color="auto" w:fill="FFFFFF"/>
        </w:rPr>
        <w:t>the provenance</w:t>
      </w:r>
      <w:ins w:id="402" w:author="Graham Klyne" w:date="2013-07-18T10:52:00Z">
        <w:r w:rsidR="00EE2E30">
          <w:rPr>
            <w:rFonts w:cs="Arial"/>
            <w:shd w:val="clear" w:color="auto" w:fill="FFFFFF"/>
          </w:rPr>
          <w:t xml:space="preserve"> traces</w:t>
        </w:r>
      </w:ins>
      <w:r w:rsidR="00F4184D" w:rsidRPr="00ED1143">
        <w:rPr>
          <w:rFonts w:cs="Arial"/>
          <w:shd w:val="clear" w:color="auto" w:fill="FFFFFF"/>
        </w:rPr>
        <w:t xml:space="preserve"> with their corresponding workflow description</w:t>
      </w:r>
      <w:ins w:id="403" w:author="Graham Klyne" w:date="2013-07-18T10:52:00Z">
        <w:r w:rsidR="00EE2E30">
          <w:rPr>
            <w:rFonts w:cs="Arial"/>
            <w:shd w:val="clear" w:color="auto" w:fill="FFFFFF"/>
          </w:rPr>
          <w:t>s</w:t>
        </w:r>
      </w:ins>
      <w:r w:rsidR="00F4184D" w:rsidRPr="00ED1143">
        <w:rPr>
          <w:rFonts w:cs="Arial"/>
          <w:shd w:val="clear" w:color="auto" w:fill="FFFFFF"/>
        </w:rPr>
        <w:t xml:space="preserve">. </w:t>
      </w:r>
    </w:p>
    <w:p w:rsidR="00792EDA" w:rsidRPr="00ED1143" w:rsidRDefault="00792EDA" w:rsidP="003D3B22">
      <w:pPr>
        <w:ind w:left="360"/>
        <w:rPr>
          <w:rFonts w:cs="Arial"/>
          <w:shd w:val="clear" w:color="auto" w:fill="FFFFFF"/>
        </w:rPr>
      </w:pPr>
      <w:r w:rsidRPr="00ED1143">
        <w:rPr>
          <w:rFonts w:cs="Arial"/>
          <w:lang w:val="en-US"/>
        </w:rPr>
        <w:t xml:space="preserve">The workflows associated </w:t>
      </w:r>
      <w:del w:id="404" w:author="Graham Klyne" w:date="2013-07-18T10:52:00Z">
        <w:r w:rsidRPr="00ED1143" w:rsidDel="00EE2E30">
          <w:rPr>
            <w:rFonts w:cs="Arial"/>
            <w:lang w:val="en-US"/>
          </w:rPr>
          <w:delText xml:space="preserve">to </w:delText>
        </w:r>
      </w:del>
      <w:ins w:id="405" w:author="Graham Klyne" w:date="2013-07-18T10:52:00Z">
        <w:r w:rsidR="00EE2E30">
          <w:rPr>
            <w:rFonts w:cs="Arial"/>
            <w:lang w:val="en-US"/>
          </w:rPr>
          <w:t>with the</w:t>
        </w:r>
        <w:r w:rsidR="00EE2E30" w:rsidRPr="00ED1143">
          <w:rPr>
            <w:rFonts w:cs="Arial"/>
            <w:lang w:val="en-US"/>
          </w:rPr>
          <w:t xml:space="preserve"> </w:t>
        </w:r>
      </w:ins>
      <w:r w:rsidRPr="00ED1143">
        <w:rPr>
          <w:rFonts w:cs="Arial"/>
          <w:lang w:val="en-US"/>
        </w:rPr>
        <w:t>Taverna platform have been generated by automatic capture of provenance by using the developed provenance plug-in</w:t>
      </w:r>
      <w:r w:rsidRPr="00ED1143">
        <w:rPr>
          <w:rFonts w:cs="Arial"/>
          <w:vertAlign w:val="superscript"/>
        </w:rPr>
        <w:footnoteReference w:id="40"/>
      </w:r>
      <w:r w:rsidR="008465C4">
        <w:rPr>
          <w:rFonts w:cs="Arial"/>
          <w:lang w:val="en-US"/>
        </w:rPr>
        <w:t xml:space="preserve"> (see section 2.4 for further details)</w:t>
      </w:r>
      <w:ins w:id="406" w:author="Graham Klyne" w:date="2013-07-18T11:00:00Z">
        <w:r w:rsidR="00D92792">
          <w:rPr>
            <w:rFonts w:cs="Arial"/>
            <w:lang w:val="en-US"/>
          </w:rPr>
          <w:t>,</w:t>
        </w:r>
      </w:ins>
      <w:r w:rsidRPr="00ED1143">
        <w:rPr>
          <w:rFonts w:cs="Arial"/>
          <w:lang w:val="en-US"/>
        </w:rPr>
        <w:t xml:space="preserve"> which provides PROV-O output format. This plug-in was already implemented in its early stage at M20 and has been improved and tested for the generation of the </w:t>
      </w:r>
      <w:r w:rsidR="00A50CC8">
        <w:rPr>
          <w:rFonts w:cs="Arial"/>
          <w:lang w:val="en-US"/>
        </w:rPr>
        <w:t>ProvBench</w:t>
      </w:r>
      <w:r w:rsidRPr="00ED1143">
        <w:rPr>
          <w:rFonts w:cs="Arial"/>
          <w:lang w:val="en-US"/>
        </w:rPr>
        <w:t xml:space="preserve"> corpus. The whole Wf4Ever provenance corpus was assembled as a</w:t>
      </w:r>
      <w:r w:rsidRPr="00ED1143">
        <w:rPr>
          <w:rStyle w:val="apple-converted-space"/>
          <w:rFonts w:cs="Arial"/>
          <w:lang w:val="en-US"/>
        </w:rPr>
        <w:t> </w:t>
      </w:r>
      <w:r w:rsidRPr="00ED1143">
        <w:rPr>
          <w:rFonts w:cs="Arial"/>
          <w:lang w:val="en-US"/>
        </w:rPr>
        <w:t>submission</w:t>
      </w:r>
      <w:r w:rsidR="00FC6820" w:rsidRPr="00ED1143">
        <w:rPr>
          <w:rStyle w:val="FootnoteReference"/>
          <w:rFonts w:cs="Arial"/>
          <w:lang w:val="en-US"/>
        </w:rPr>
        <w:footnoteReference w:id="41"/>
      </w:r>
      <w:r w:rsidRPr="00ED1143">
        <w:rPr>
          <w:rStyle w:val="apple-converted-space"/>
          <w:rFonts w:cs="Arial"/>
          <w:lang w:val="en-US"/>
        </w:rPr>
        <w:t> </w:t>
      </w:r>
      <w:r w:rsidRPr="00ED1143">
        <w:rPr>
          <w:rFonts w:cs="Arial"/>
          <w:lang w:val="en-US"/>
        </w:rPr>
        <w:t>to the first</w:t>
      </w:r>
      <w:r w:rsidRPr="00ED1143">
        <w:rPr>
          <w:rStyle w:val="apple-converted-space"/>
          <w:rFonts w:cs="Arial"/>
          <w:lang w:val="en-US"/>
        </w:rPr>
        <w:t> </w:t>
      </w:r>
      <w:r w:rsidRPr="00ED1143">
        <w:rPr>
          <w:rFonts w:cs="Arial"/>
          <w:lang w:val="en-US"/>
        </w:rPr>
        <w:t>ProvBench</w:t>
      </w:r>
      <w:r w:rsidRPr="00ED1143">
        <w:rPr>
          <w:rStyle w:val="apple-converted-space"/>
          <w:rFonts w:cs="Arial"/>
          <w:lang w:val="en-US"/>
        </w:rPr>
        <w:t> </w:t>
      </w:r>
      <w:r w:rsidRPr="00ED1143">
        <w:rPr>
          <w:rFonts w:cs="Arial"/>
          <w:lang w:val="en-US"/>
        </w:rPr>
        <w:t>event.</w:t>
      </w:r>
    </w:p>
    <w:p w:rsidR="00F4184D" w:rsidRPr="00ED1143" w:rsidRDefault="00873E87" w:rsidP="003D3B22">
      <w:pPr>
        <w:ind w:left="360"/>
        <w:rPr>
          <w:rFonts w:cs="Arial"/>
          <w:shd w:val="clear" w:color="auto" w:fill="FFFFFF"/>
        </w:rPr>
      </w:pPr>
      <w:r w:rsidRPr="00ED1143">
        <w:rPr>
          <w:rFonts w:cs="Arial"/>
          <w:shd w:val="clear" w:color="auto" w:fill="FFFFFF"/>
        </w:rPr>
        <w:t>Among others, t</w:t>
      </w:r>
      <w:r w:rsidR="00F4184D" w:rsidRPr="00ED1143">
        <w:rPr>
          <w:rFonts w:cs="Arial"/>
          <w:shd w:val="clear" w:color="auto" w:fill="FFFFFF"/>
        </w:rPr>
        <w:t>his dataset has been created for supporting the following scientific commun</w:t>
      </w:r>
      <w:r w:rsidR="00D5248C" w:rsidRPr="00ED1143">
        <w:rPr>
          <w:rFonts w:cs="Arial"/>
          <w:shd w:val="clear" w:color="auto" w:fill="FFFFFF"/>
        </w:rPr>
        <w:t>ity interests and applications:</w:t>
      </w:r>
    </w:p>
    <w:p w:rsidR="00D30A68" w:rsidRPr="00ED1143" w:rsidRDefault="008465C4" w:rsidP="003D3B22">
      <w:pPr>
        <w:pStyle w:val="ListParagraph"/>
        <w:numPr>
          <w:ilvl w:val="0"/>
          <w:numId w:val="18"/>
          <w:numberingChange w:id="407"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d</w:t>
      </w:r>
      <w:r w:rsidR="00FC6820" w:rsidRPr="00ED1143">
        <w:rPr>
          <w:rFonts w:cs="Arial"/>
        </w:rPr>
        <w:t>iscovery</w:t>
      </w:r>
      <w:r w:rsidR="00F4184D" w:rsidRPr="00ED1143">
        <w:rPr>
          <w:rFonts w:cs="Arial"/>
        </w:rPr>
        <w:t xml:space="preserve"> of common “motifs” </w:t>
      </w:r>
      <w:r w:rsidR="00F07AA9" w:rsidRPr="00ED1143">
        <w:rPr>
          <w:rFonts w:cs="Arial"/>
        </w:rPr>
        <w:t xml:space="preserve">and </w:t>
      </w:r>
      <w:r w:rsidR="00F4184D" w:rsidRPr="00ED1143">
        <w:rPr>
          <w:rFonts w:cs="Arial"/>
        </w:rPr>
        <w:t xml:space="preserve">annotation of workflows subgraphs by identifying the most frequent in-use patterns. This work can be consulted in the </w:t>
      </w:r>
      <w:r w:rsidR="00D30A68" w:rsidRPr="00ED1143">
        <w:rPr>
          <w:rFonts w:cs="Arial"/>
        </w:rPr>
        <w:t>[</w:t>
      </w:r>
      <w:r w:rsidR="00792EDA" w:rsidRPr="00ED1143">
        <w:rPr>
          <w:rFonts w:cs="Arial"/>
        </w:rPr>
        <w:t>D2.2v2],</w:t>
      </w:r>
    </w:p>
    <w:p w:rsidR="00F4184D" w:rsidRPr="00ED1143" w:rsidRDefault="00792EDA" w:rsidP="003D3B22">
      <w:pPr>
        <w:pStyle w:val="ListParagraph"/>
        <w:numPr>
          <w:ilvl w:val="0"/>
          <w:numId w:val="18"/>
          <w:numberingChange w:id="408" w:author="Graham Klyne" w:date="2013-07-18T09:00:00Z" w:original=""/>
        </w:numPr>
        <w:overflowPunct/>
        <w:autoSpaceDE/>
        <w:autoSpaceDN/>
        <w:adjustRightInd/>
        <w:spacing w:before="100" w:beforeAutospacing="1" w:after="100" w:afterAutospacing="1"/>
        <w:ind w:left="1080"/>
        <w:textAlignment w:val="auto"/>
        <w:rPr>
          <w:rFonts w:cs="Arial"/>
        </w:rPr>
      </w:pPr>
      <w:commentRangeStart w:id="409"/>
      <w:r w:rsidRPr="00ED1143">
        <w:rPr>
          <w:rFonts w:cs="Arial"/>
        </w:rPr>
        <w:t>d</w:t>
      </w:r>
      <w:r w:rsidR="00F4184D" w:rsidRPr="00ED1143">
        <w:rPr>
          <w:rFonts w:cs="Arial"/>
        </w:rPr>
        <w:t xml:space="preserve">iscovery of </w:t>
      </w:r>
      <w:r w:rsidR="00D30A68" w:rsidRPr="00ED1143">
        <w:rPr>
          <w:rFonts w:cs="Arial"/>
        </w:rPr>
        <w:t xml:space="preserve">execution </w:t>
      </w:r>
      <w:r w:rsidR="00F4184D" w:rsidRPr="00ED1143">
        <w:rPr>
          <w:rFonts w:cs="Arial"/>
        </w:rPr>
        <w:t xml:space="preserve">pattern similarities and linking </w:t>
      </w:r>
      <w:r w:rsidR="00D30A68" w:rsidRPr="00ED1143">
        <w:rPr>
          <w:rFonts w:cs="Arial"/>
        </w:rPr>
        <w:t xml:space="preserve">of </w:t>
      </w:r>
      <w:r w:rsidR="00F4184D" w:rsidRPr="00ED1143">
        <w:rPr>
          <w:rFonts w:cs="Arial"/>
        </w:rPr>
        <w:t>similar scientific experiments</w:t>
      </w:r>
      <w:r w:rsidRPr="00ED1143">
        <w:rPr>
          <w:rFonts w:cs="Arial"/>
        </w:rPr>
        <w:t>,</w:t>
      </w:r>
    </w:p>
    <w:p w:rsidR="00F4184D" w:rsidRPr="00ED1143" w:rsidRDefault="00792EDA" w:rsidP="003D3B22">
      <w:pPr>
        <w:pStyle w:val="ListParagraph"/>
        <w:numPr>
          <w:ilvl w:val="0"/>
          <w:numId w:val="18"/>
          <w:numberingChange w:id="410"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i</w:t>
      </w:r>
      <w:r w:rsidR="00F4184D" w:rsidRPr="00ED1143">
        <w:rPr>
          <w:rFonts w:cs="Arial"/>
        </w:rPr>
        <w:t>dentification of patterns of use for obt</w:t>
      </w:r>
      <w:r w:rsidR="00D30A68" w:rsidRPr="00ED1143">
        <w:rPr>
          <w:rFonts w:cs="Arial"/>
        </w:rPr>
        <w:t>aining dependencies recognition and provide recommendation</w:t>
      </w:r>
      <w:r w:rsidRPr="00ED1143">
        <w:rPr>
          <w:rFonts w:cs="Arial"/>
        </w:rPr>
        <w:t>,</w:t>
      </w:r>
    </w:p>
    <w:p w:rsidR="00F4184D" w:rsidRPr="00ED1143" w:rsidRDefault="00792EDA" w:rsidP="003D3B22">
      <w:pPr>
        <w:pStyle w:val="ListParagraph"/>
        <w:numPr>
          <w:ilvl w:val="0"/>
          <w:numId w:val="18"/>
          <w:numberingChange w:id="411"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v</w:t>
      </w:r>
      <w:r w:rsidR="00F4184D" w:rsidRPr="00ED1143">
        <w:rPr>
          <w:rFonts w:cs="Arial"/>
        </w:rPr>
        <w:t>erification of replicability o</w:t>
      </w:r>
      <w:r w:rsidRPr="00ED1143">
        <w:rPr>
          <w:rFonts w:cs="Arial"/>
        </w:rPr>
        <w:t>f previously certified results,</w:t>
      </w:r>
    </w:p>
    <w:commentRangeEnd w:id="409"/>
    <w:p w:rsidR="00B27D7C" w:rsidRPr="00ED1143" w:rsidRDefault="00D92792" w:rsidP="003D3B22">
      <w:pPr>
        <w:pStyle w:val="NormalWeb"/>
        <w:spacing w:before="225" w:beforeAutospacing="0" w:after="225"/>
        <w:ind w:left="360"/>
        <w:jc w:val="both"/>
        <w:rPr>
          <w:rFonts w:ascii="Arial" w:hAnsi="Arial" w:cs="Arial"/>
          <w:lang w:val="en-US"/>
        </w:rPr>
      </w:pPr>
      <w:r>
        <w:rPr>
          <w:rStyle w:val="CommentReference"/>
          <w:rFonts w:ascii="Arial" w:hAnsi="Arial"/>
          <w:vanish/>
          <w:lang w:val="en-GB"/>
        </w:rPr>
        <w:commentReference w:id="409"/>
      </w:r>
      <w:r w:rsidR="00792EDA" w:rsidRPr="00ED1143">
        <w:rPr>
          <w:rFonts w:ascii="Arial" w:hAnsi="Arial" w:cs="Arial"/>
          <w:lang w:val="en-US"/>
        </w:rPr>
        <w:t>and allows answering</w:t>
      </w:r>
      <w:r w:rsidR="00B27D7C" w:rsidRPr="00ED1143">
        <w:rPr>
          <w:rFonts w:ascii="Arial" w:hAnsi="Arial" w:cs="Arial"/>
          <w:lang w:val="en-US"/>
        </w:rPr>
        <w:t xml:space="preserve"> questions such as:</w:t>
      </w:r>
    </w:p>
    <w:p w:rsidR="00B27D7C" w:rsidRPr="00ED1143" w:rsidRDefault="008465C4" w:rsidP="003D3B22">
      <w:pPr>
        <w:pStyle w:val="ListParagraph"/>
        <w:numPr>
          <w:ilvl w:val="0"/>
          <w:numId w:val="18"/>
          <w:numberingChange w:id="412" w:author="Graham Klyne" w:date="2013-07-18T09:00:00Z" w:original=""/>
        </w:numPr>
        <w:tabs>
          <w:tab w:val="clear" w:pos="720"/>
          <w:tab w:val="num" w:pos="1080"/>
        </w:tabs>
        <w:overflowPunct/>
        <w:autoSpaceDE/>
        <w:autoSpaceDN/>
        <w:adjustRightInd/>
        <w:spacing w:before="100" w:beforeAutospacing="1" w:after="100" w:afterAutospacing="1"/>
        <w:ind w:left="1080"/>
        <w:textAlignment w:val="auto"/>
        <w:rPr>
          <w:rFonts w:cs="Arial"/>
        </w:rPr>
      </w:pPr>
      <w:commentRangeStart w:id="413"/>
      <w:r>
        <w:rPr>
          <w:rFonts w:cs="Arial"/>
        </w:rPr>
        <w:t>w</w:t>
      </w:r>
      <w:r w:rsidR="00B27D7C" w:rsidRPr="00ED1143">
        <w:rPr>
          <w:rFonts w:cs="Arial"/>
        </w:rPr>
        <w:t>hat are the workflow runs available, and what is their start and end time?</w:t>
      </w:r>
      <w:r>
        <w:rPr>
          <w:rFonts w:cs="Arial"/>
        </w:rPr>
        <w:t>,</w:t>
      </w:r>
    </w:p>
    <w:p w:rsidR="00B27D7C" w:rsidRPr="00ED1143" w:rsidRDefault="008465C4" w:rsidP="003D3B22">
      <w:pPr>
        <w:pStyle w:val="ListParagraph"/>
        <w:numPr>
          <w:ilvl w:val="0"/>
          <w:numId w:val="18"/>
          <w:numberingChange w:id="414"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workflow runs associated with a given workflow template, and how many of them failed?</w:t>
      </w:r>
      <w:r>
        <w:rPr>
          <w:rFonts w:cs="Arial"/>
        </w:rPr>
        <w:t>,</w:t>
      </w:r>
    </w:p>
    <w:p w:rsidR="00B27D7C" w:rsidRPr="00ED1143" w:rsidRDefault="008465C4" w:rsidP="003D3B22">
      <w:pPr>
        <w:pStyle w:val="ListParagraph"/>
        <w:numPr>
          <w:ilvl w:val="0"/>
          <w:numId w:val="18"/>
          <w:numberingChange w:id="415"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workflow runs of a given workflow template, and what are the inputs they used and the outputs they generated?</w:t>
      </w:r>
      <w:r>
        <w:rPr>
          <w:rFonts w:cs="Arial"/>
        </w:rPr>
        <w:t>,</w:t>
      </w:r>
    </w:p>
    <w:p w:rsidR="00B27D7C" w:rsidRPr="00ED1143" w:rsidRDefault="008465C4" w:rsidP="003D3B22">
      <w:pPr>
        <w:pStyle w:val="ListParagraph"/>
        <w:numPr>
          <w:ilvl w:val="0"/>
          <w:numId w:val="18"/>
          <w:numberingChange w:id="416"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h</w:t>
      </w:r>
      <w:r w:rsidR="00B27D7C" w:rsidRPr="00ED1143">
        <w:rPr>
          <w:rFonts w:cs="Arial"/>
        </w:rPr>
        <w:t>ow many process runs are associated with a given workflow run, what is the start and end time of each one, and what are the inputs they used and the outputs they generated?</w:t>
      </w:r>
      <w:r>
        <w:rPr>
          <w:rFonts w:cs="Arial"/>
        </w:rPr>
        <w:t>,</w:t>
      </w:r>
    </w:p>
    <w:p w:rsidR="00B27D7C" w:rsidRPr="00ED1143" w:rsidRDefault="008465C4" w:rsidP="003D3B22">
      <w:pPr>
        <w:pStyle w:val="ListParagraph"/>
        <w:numPr>
          <w:ilvl w:val="0"/>
          <w:numId w:val="18"/>
          <w:numberingChange w:id="417"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ho executed a given workflow run?</w:t>
      </w:r>
      <w:r>
        <w:rPr>
          <w:rFonts w:cs="Arial"/>
        </w:rPr>
        <w:t>, and</w:t>
      </w:r>
    </w:p>
    <w:p w:rsidR="00B27D7C" w:rsidRPr="00ED1143" w:rsidRDefault="008465C4" w:rsidP="003D3B22">
      <w:pPr>
        <w:pStyle w:val="ListParagraph"/>
        <w:numPr>
          <w:ilvl w:val="0"/>
          <w:numId w:val="18"/>
          <w:numberingChange w:id="418" w:author="Graham Klyne" w:date="2013-07-18T09:00:00Z" w:original=""/>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services invoked as a result of a given workflow run?</w:t>
      </w:r>
    </w:p>
    <w:commentRangeEnd w:id="413"/>
    <w:p w:rsidR="00B27D7C" w:rsidRPr="00ED1143" w:rsidRDefault="00D92792" w:rsidP="003D3B22">
      <w:pPr>
        <w:pStyle w:val="NormalWeb"/>
        <w:spacing w:before="225" w:beforeAutospacing="0" w:after="225"/>
        <w:ind w:left="360"/>
        <w:jc w:val="both"/>
        <w:rPr>
          <w:rFonts w:ascii="Arial" w:hAnsi="Arial" w:cs="Arial"/>
          <w:lang w:val="en-US"/>
        </w:rPr>
      </w:pPr>
      <w:r>
        <w:rPr>
          <w:rStyle w:val="CommentReference"/>
          <w:rFonts w:ascii="Arial" w:hAnsi="Arial"/>
          <w:vanish/>
          <w:lang w:val="en-GB"/>
        </w:rPr>
        <w:commentReference w:id="413"/>
      </w:r>
      <w:r w:rsidR="00792EDA" w:rsidRPr="00ED1143">
        <w:rPr>
          <w:rFonts w:ascii="Arial" w:hAnsi="Arial" w:cs="Arial"/>
          <w:lang w:val="en-US"/>
        </w:rPr>
        <w:t>which have been assembled as a set of queries. Also, par</w:t>
      </w:r>
      <w:r w:rsidR="00B27D7C" w:rsidRPr="00ED1143">
        <w:rPr>
          <w:rFonts w:ascii="Arial" w:hAnsi="Arial" w:cs="Arial"/>
          <w:lang w:val="en-US"/>
        </w:rPr>
        <w:t xml:space="preserve">t of this corpus </w:t>
      </w:r>
      <w:r w:rsidR="00792EDA" w:rsidRPr="00ED1143">
        <w:rPr>
          <w:rFonts w:ascii="Arial" w:hAnsi="Arial" w:cs="Arial"/>
          <w:lang w:val="en-US"/>
        </w:rPr>
        <w:t>has been</w:t>
      </w:r>
      <w:r w:rsidR="00B27D7C" w:rsidRPr="00ED1143">
        <w:rPr>
          <w:rFonts w:ascii="Arial" w:hAnsi="Arial" w:cs="Arial"/>
          <w:lang w:val="en-US"/>
        </w:rPr>
        <w:t xml:space="preserve"> used subsequently in our analysis of KEGG workflow decays (</w:t>
      </w:r>
      <w:r w:rsidR="00792EDA" w:rsidRPr="00ED1143">
        <w:rPr>
          <w:rFonts w:ascii="Arial" w:hAnsi="Arial" w:cs="Arial"/>
          <w:lang w:val="en-US"/>
        </w:rPr>
        <w:t xml:space="preserve">see </w:t>
      </w:r>
      <w:r w:rsidR="00B27D7C" w:rsidRPr="00ED1143">
        <w:rPr>
          <w:rFonts w:ascii="Arial" w:hAnsi="Arial" w:cs="Arial"/>
          <w:lang w:val="en-US"/>
        </w:rPr>
        <w:t>section 4</w:t>
      </w:r>
      <w:r w:rsidR="00792EDA" w:rsidRPr="00ED1143">
        <w:rPr>
          <w:rFonts w:ascii="Arial" w:hAnsi="Arial" w:cs="Arial"/>
          <w:lang w:val="en-US"/>
        </w:rPr>
        <w:t xml:space="preserve"> of this document</w:t>
      </w:r>
      <w:r w:rsidR="00B27D7C" w:rsidRPr="00ED1143">
        <w:rPr>
          <w:rFonts w:ascii="Arial" w:hAnsi="Arial" w:cs="Arial"/>
          <w:lang w:val="en-US"/>
        </w:rPr>
        <w:t>).</w:t>
      </w:r>
    </w:p>
    <w:p w:rsidR="0010484F" w:rsidRPr="00ED1143" w:rsidDel="00D92792" w:rsidRDefault="0010484F" w:rsidP="003D3B22">
      <w:pPr>
        <w:ind w:left="360"/>
        <w:rPr>
          <w:del w:id="419" w:author="Graham Klyne" w:date="2013-07-18T11:03:00Z"/>
        </w:rPr>
      </w:pPr>
    </w:p>
    <w:p w:rsidR="0010484F" w:rsidRPr="00ED1143" w:rsidDel="00D92792" w:rsidRDefault="0010484F" w:rsidP="003D3B22">
      <w:pPr>
        <w:rPr>
          <w:del w:id="420" w:author="Graham Klyne" w:date="2013-07-18T11:03:00Z"/>
        </w:rPr>
      </w:pPr>
    </w:p>
    <w:p w:rsidR="0010484F" w:rsidRPr="00ED1143" w:rsidDel="00D92792" w:rsidRDefault="0010484F" w:rsidP="003D3B22">
      <w:pPr>
        <w:rPr>
          <w:del w:id="421" w:author="Graham Klyne" w:date="2013-07-18T11:03:00Z"/>
        </w:rPr>
      </w:pPr>
    </w:p>
    <w:p w:rsidR="0010484F" w:rsidRPr="00ED1143" w:rsidDel="00D92792" w:rsidRDefault="0010484F" w:rsidP="003D3B22">
      <w:pPr>
        <w:ind w:left="360"/>
        <w:rPr>
          <w:del w:id="422" w:author="Graham Klyne" w:date="2013-07-18T11:03:00Z"/>
        </w:rPr>
      </w:pPr>
    </w:p>
    <w:p w:rsidR="00E456AA" w:rsidRPr="00ED1143" w:rsidRDefault="00E456AA" w:rsidP="003D3B22">
      <w:pPr>
        <w:rPr>
          <w:lang w:val="en-US"/>
        </w:rPr>
      </w:pPr>
    </w:p>
    <w:p w:rsidR="00E95CE0" w:rsidRPr="00ED1143" w:rsidRDefault="00A83BBE" w:rsidP="003D3B22">
      <w:pPr>
        <w:pStyle w:val="Heading1"/>
        <w:numPr>
          <w:numberingChange w:id="423" w:author="Graham Klyne" w:date="2013-07-18T09:00:00Z" w:original="%1:3:0:"/>
        </w:numPr>
        <w:spacing w:line="360" w:lineRule="auto"/>
      </w:pPr>
      <w:bookmarkStart w:id="424" w:name="_Toc361755196"/>
      <w:bookmarkEnd w:id="230"/>
      <w:bookmarkEnd w:id="231"/>
      <w:r w:rsidRPr="00ED1143">
        <w:t xml:space="preserve">Quality Evaluation </w:t>
      </w:r>
      <w:r w:rsidRPr="00ED1143">
        <w:rPr>
          <w:lang w:val="en-US"/>
        </w:rPr>
        <w:t>in Wf4Ever</w:t>
      </w:r>
      <w:bookmarkEnd w:id="424"/>
    </w:p>
    <w:p w:rsidR="00145553" w:rsidRPr="00ED1143" w:rsidRDefault="00F4184D" w:rsidP="003D3B22">
      <w:pPr>
        <w:spacing w:after="0"/>
        <w:ind w:left="284"/>
        <w:rPr>
          <w:lang w:val="en-US"/>
        </w:rPr>
      </w:pPr>
      <w:r w:rsidRPr="00ED1143">
        <w:rPr>
          <w:lang w:val="en-US"/>
        </w:rPr>
        <w:t xml:space="preserve">This section introduces </w:t>
      </w:r>
      <w:r w:rsidR="00713614" w:rsidRPr="00ED1143">
        <w:rPr>
          <w:lang w:val="en-US"/>
        </w:rPr>
        <w:t>general framework</w:t>
      </w:r>
      <w:r w:rsidRPr="00ED1143">
        <w:rPr>
          <w:lang w:val="en-US"/>
        </w:rPr>
        <w:t xml:space="preserve"> designed and implemented in Wf4Ever which </w:t>
      </w:r>
      <w:del w:id="425" w:author="Graham Klyne" w:date="2013-07-18T11:04:00Z">
        <w:r w:rsidRPr="00ED1143" w:rsidDel="00D92792">
          <w:rPr>
            <w:lang w:val="en-US"/>
          </w:rPr>
          <w:delText xml:space="preserve">have </w:delText>
        </w:r>
      </w:del>
      <w:ins w:id="426" w:author="Graham Klyne" w:date="2013-07-18T11:04:00Z">
        <w:r w:rsidR="00D92792">
          <w:rPr>
            <w:lang w:val="en-US"/>
          </w:rPr>
          <w:t>has</w:t>
        </w:r>
        <w:r w:rsidR="00D92792" w:rsidRPr="00ED1143">
          <w:rPr>
            <w:lang w:val="en-US"/>
          </w:rPr>
          <w:t xml:space="preserve"> </w:t>
        </w:r>
      </w:ins>
      <w:r w:rsidRPr="00ED1143">
        <w:rPr>
          <w:lang w:val="en-US"/>
        </w:rPr>
        <w:t>provided the needed information for the establishment of a quantitative measure of the different dimensions</w:t>
      </w:r>
      <w:r w:rsidR="00644697" w:rsidRPr="00ED1143">
        <w:rPr>
          <w:lang w:val="en-US"/>
        </w:rPr>
        <w:t xml:space="preserve"> (completeness, stability, and reliability)</w:t>
      </w:r>
      <w:r w:rsidRPr="00ED1143">
        <w:rPr>
          <w:lang w:val="en-US"/>
        </w:rPr>
        <w:t xml:space="preserve"> identified as very important for the definition of </w:t>
      </w:r>
      <w:r w:rsidR="00145553" w:rsidRPr="00ED1143">
        <w:rPr>
          <w:lang w:val="en-US"/>
        </w:rPr>
        <w:t xml:space="preserve">an </w:t>
      </w:r>
      <w:r w:rsidRPr="00ED1143">
        <w:rPr>
          <w:lang w:val="en-US"/>
        </w:rPr>
        <w:t>overall quality RO criteria</w:t>
      </w:r>
      <w:r w:rsidR="00C30D86" w:rsidRPr="00ED1143">
        <w:rPr>
          <w:lang w:val="en-US"/>
        </w:rPr>
        <w:t xml:space="preserve"> </w:t>
      </w:r>
      <w:r w:rsidR="00644697" w:rsidRPr="00ED1143">
        <w:rPr>
          <w:lang w:val="en-US"/>
        </w:rPr>
        <w:t>[D4.1</w:t>
      </w:r>
      <w:r w:rsidR="00713614" w:rsidRPr="00ED1143">
        <w:rPr>
          <w:lang w:val="en-US"/>
        </w:rPr>
        <w:t xml:space="preserve">, </w:t>
      </w:r>
      <w:r w:rsidR="00C30D86" w:rsidRPr="00ED1143">
        <w:rPr>
          <w:lang w:val="en-US"/>
        </w:rPr>
        <w:t>D4.2v1]</w:t>
      </w:r>
      <w:r w:rsidRPr="00ED1143">
        <w:rPr>
          <w:lang w:val="en-US"/>
        </w:rPr>
        <w:t xml:space="preserve">. </w:t>
      </w:r>
    </w:p>
    <w:p w:rsidR="00145553" w:rsidRPr="00ED1143" w:rsidRDefault="00145553" w:rsidP="003D3B22">
      <w:pPr>
        <w:spacing w:after="0"/>
        <w:ind w:left="284"/>
        <w:rPr>
          <w:lang w:val="en-US"/>
        </w:rPr>
      </w:pPr>
    </w:p>
    <w:p w:rsidR="002B0A6E" w:rsidRDefault="00AD5569" w:rsidP="003D3B22">
      <w:pPr>
        <w:spacing w:after="0"/>
        <w:ind w:left="284"/>
        <w:rPr>
          <w:rFonts w:cs="Arial"/>
          <w:lang w:eastAsia="ar-SA"/>
        </w:rPr>
      </w:pPr>
      <w:r w:rsidRPr="00ED1143">
        <w:rPr>
          <w:rFonts w:cs="Arial"/>
          <w:lang w:eastAsia="ar-SA"/>
        </w:rPr>
        <w:t>Evaluating the health of the workﬂow contained in a speciﬁc research object requires transforming the additional information enca</w:t>
      </w:r>
      <w:r w:rsidR="002B0A6E">
        <w:rPr>
          <w:rFonts w:cs="Arial"/>
          <w:lang w:eastAsia="ar-SA"/>
        </w:rPr>
        <w:t xml:space="preserve">psulated by the research object, provided by the different implemented/used models within the Wf4Ever project, </w:t>
      </w:r>
      <w:r w:rsidRPr="00ED1143">
        <w:rPr>
          <w:rFonts w:cs="Arial"/>
          <w:lang w:eastAsia="ar-SA"/>
        </w:rPr>
        <w:t xml:space="preserve">into a quantiﬁable value and providing the scientists with the necessary means to interpret such values. </w:t>
      </w:r>
    </w:p>
    <w:p w:rsidR="002B0A6E" w:rsidRDefault="002B0A6E" w:rsidP="003D3B22">
      <w:pPr>
        <w:spacing w:after="0"/>
        <w:ind w:left="284"/>
        <w:rPr>
          <w:rFonts w:cs="Arial"/>
          <w:lang w:eastAsia="ar-SA"/>
        </w:rPr>
      </w:pPr>
    </w:p>
    <w:p w:rsidR="00C47912" w:rsidRPr="00ED1143" w:rsidRDefault="00AD5569" w:rsidP="003D3B22">
      <w:pPr>
        <w:spacing w:after="0"/>
        <w:ind w:left="284"/>
        <w:rPr>
          <w:rFonts w:cs="Arial"/>
          <w:lang w:eastAsia="ar-SA"/>
        </w:rPr>
      </w:pPr>
      <w:r w:rsidRPr="00ED1143">
        <w:rPr>
          <w:rFonts w:cs="Arial"/>
          <w:lang w:eastAsia="ar-SA"/>
        </w:rPr>
        <w:t xml:space="preserve">We </w:t>
      </w:r>
      <w:r w:rsidR="00AC1E18" w:rsidRPr="00ED1143">
        <w:rPr>
          <w:rFonts w:cs="Arial"/>
          <w:lang w:eastAsia="ar-SA"/>
        </w:rPr>
        <w:t>have established</w:t>
      </w:r>
      <w:r w:rsidRPr="00ED1143">
        <w:rPr>
          <w:rFonts w:cs="Arial"/>
          <w:lang w:eastAsia="ar-SA"/>
        </w:rPr>
        <w:t xml:space="preserve"> a clear separation between the di</w:t>
      </w:r>
      <w:r w:rsidR="00DB4FA1" w:rsidRPr="00ED1143">
        <w:rPr>
          <w:rFonts w:cs="Arial"/>
          <w:lang w:eastAsia="ar-SA"/>
        </w:rPr>
        <w:t>ff</w:t>
      </w:r>
      <w:r w:rsidRPr="00ED1143">
        <w:rPr>
          <w:rFonts w:cs="Arial"/>
          <w:lang w:eastAsia="ar-SA"/>
        </w:rPr>
        <w:t xml:space="preserve">erent types of knowledge involved in order to evaluate the </w:t>
      </w:r>
      <w:r w:rsidR="00355E1D" w:rsidRPr="00ED1143">
        <w:rPr>
          <w:rFonts w:cs="Arial"/>
          <w:lang w:eastAsia="ar-SA"/>
        </w:rPr>
        <w:t>quality</w:t>
      </w:r>
      <w:r w:rsidRPr="00ED1143">
        <w:rPr>
          <w:rFonts w:cs="Arial"/>
          <w:lang w:eastAsia="ar-SA"/>
        </w:rPr>
        <w:t xml:space="preserve"> of a scientiﬁc workﬂow, as illustrated in </w:t>
      </w:r>
      <w:fldSimple w:instr=" REF _Ref361155528 \h  \* MERGEFORMAT ">
        <w:r w:rsidR="00322866" w:rsidRPr="00322866">
          <w:rPr>
            <w:rFonts w:cs="Arial"/>
            <w:lang w:eastAsia="ar-SA"/>
          </w:rPr>
          <w:t>Figure 8</w:t>
        </w:r>
      </w:fldSimple>
      <w:r w:rsidRPr="00ED1143">
        <w:rPr>
          <w:rFonts w:cs="Arial"/>
          <w:lang w:eastAsia="ar-SA"/>
        </w:rPr>
        <w:t xml:space="preserve"> which depicts a pyramid structured in three main layers, where the completeness, stability and reliability </w:t>
      </w:r>
      <w:r w:rsidR="00355E1D" w:rsidRPr="00ED1143">
        <w:rPr>
          <w:rFonts w:cs="Arial"/>
          <w:lang w:eastAsia="ar-SA"/>
        </w:rPr>
        <w:t xml:space="preserve">dimensions which helps to define the overall quality score of a research object </w:t>
      </w:r>
      <w:r w:rsidRPr="00ED1143">
        <w:rPr>
          <w:rFonts w:cs="Arial"/>
          <w:lang w:eastAsia="ar-SA"/>
        </w:rPr>
        <w:t>is obtained through the evaluation of the information contained in the underlying levels.</w:t>
      </w:r>
      <w:r w:rsidR="00713614" w:rsidRPr="00ED1143">
        <w:rPr>
          <w:rFonts w:cs="Arial"/>
          <w:lang w:eastAsia="ar-SA"/>
        </w:rPr>
        <w:t xml:space="preserve"> </w:t>
      </w:r>
      <w:r w:rsidR="002B0A6E">
        <w:rPr>
          <w:rFonts w:cs="Arial"/>
          <w:lang w:eastAsia="ar-SA"/>
        </w:rPr>
        <w:t>I</w:t>
      </w:r>
      <w:r w:rsidR="00145553" w:rsidRPr="00ED1143">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ED1143" w:rsidRDefault="00355E1D" w:rsidP="003D3B22">
      <w:pPr>
        <w:pStyle w:val="Normal1"/>
        <w:spacing w:line="360" w:lineRule="auto"/>
        <w:ind w:left="284"/>
        <w:jc w:val="both"/>
        <w:rPr>
          <w:color w:val="auto"/>
          <w:lang w:val="en-US"/>
        </w:rPr>
      </w:pPr>
    </w:p>
    <w:p w:rsidR="00355E1D" w:rsidRPr="00ED1143" w:rsidRDefault="00355E1D" w:rsidP="003D3B22">
      <w:pPr>
        <w:pStyle w:val="Normal1"/>
        <w:spacing w:line="360" w:lineRule="auto"/>
        <w:ind w:left="284"/>
        <w:jc w:val="center"/>
        <w:rPr>
          <w:color w:val="auto"/>
          <w:lang w:val="en-US"/>
        </w:rPr>
      </w:pPr>
      <w:r w:rsidRPr="00ED1143">
        <w:rPr>
          <w:noProof/>
          <w:color w:val="auto"/>
          <w:lang w:val="en-US" w:eastAsia="en-US"/>
        </w:rPr>
        <w:drawing>
          <wp:inline distT="0" distB="0" distL="0" distR="0">
            <wp:extent cx="4146698" cy="2601187"/>
            <wp:effectExtent l="0" t="0" r="635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150999" cy="2603885"/>
                    </a:xfrm>
                    <a:prstGeom prst="rect">
                      <a:avLst/>
                    </a:prstGeom>
                  </pic:spPr>
                </pic:pic>
              </a:graphicData>
            </a:graphic>
          </wp:inline>
        </w:drawing>
      </w:r>
    </w:p>
    <w:p w:rsidR="00AD5569" w:rsidRPr="00ED1143" w:rsidRDefault="00355E1D" w:rsidP="003D3B22">
      <w:pPr>
        <w:pStyle w:val="Caption"/>
        <w:ind w:left="644"/>
        <w:rPr>
          <w:rFonts w:cs="Arial"/>
          <w:lang w:val="en-US"/>
        </w:rPr>
      </w:pPr>
      <w:bookmarkStart w:id="427" w:name="_Ref361155528"/>
      <w:bookmarkStart w:id="428" w:name="_Toc361755222"/>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8</w:t>
      </w:r>
      <w:r w:rsidR="005545A4" w:rsidRPr="00ED1143">
        <w:fldChar w:fldCharType="end"/>
      </w:r>
      <w:bookmarkEnd w:id="427"/>
      <w:r w:rsidRPr="00ED1143">
        <w:t xml:space="preserve"> Quality ontology pyramid</w:t>
      </w:r>
      <w:bookmarkEnd w:id="428"/>
    </w:p>
    <w:p w:rsidR="00C47912" w:rsidRPr="00ED1143" w:rsidRDefault="00C47912" w:rsidP="003D3B22">
      <w:pPr>
        <w:pStyle w:val="Normal1"/>
        <w:spacing w:line="360" w:lineRule="auto"/>
        <w:ind w:left="1004" w:hanging="359"/>
        <w:rPr>
          <w:b/>
          <w:color w:val="auto"/>
          <w:lang w:val="en-US"/>
        </w:rPr>
      </w:pPr>
    </w:p>
    <w:p w:rsidR="00E94757" w:rsidRDefault="00355E1D" w:rsidP="003D3B22">
      <w:pPr>
        <w:spacing w:after="0"/>
        <w:ind w:left="284"/>
        <w:rPr>
          <w:rFonts w:cs="Arial"/>
          <w:lang w:eastAsia="ar-SA"/>
        </w:rPr>
      </w:pPr>
      <w:commentRangeStart w:id="429"/>
      <w:r w:rsidRPr="00ED1143">
        <w:rPr>
          <w:rFonts w:cs="Arial"/>
          <w:lang w:eastAsia="ar-SA"/>
        </w:rPr>
        <w:t>The bottom layer</w:t>
      </w:r>
      <w:r w:rsidR="00145553" w:rsidRPr="00ED1143">
        <w:rPr>
          <w:rFonts w:cs="Arial"/>
          <w:lang w:eastAsia="ar-SA"/>
        </w:rPr>
        <w:t xml:space="preserve"> of the pyramid</w:t>
      </w:r>
      <w:r w:rsidRPr="00ED1143">
        <w:rPr>
          <w:rFonts w:cs="Arial"/>
          <w:lang w:eastAsia="ar-SA"/>
        </w:rPr>
        <w:t xml:space="preserve"> spans across the main resources included in a research object and can be classiﬁed mainly as aggregations of several information resources, built on top of the ORE vocabulary</w:t>
      </w:r>
      <w:r w:rsidR="00AC1E18" w:rsidRPr="00ED1143">
        <w:rPr>
          <w:rFonts w:cs="Arial"/>
          <w:lang w:eastAsia="ar-SA"/>
        </w:rPr>
        <w:t xml:space="preserve"> and</w:t>
      </w:r>
      <w:r w:rsidRPr="00ED1143">
        <w:rPr>
          <w:rFonts w:cs="Arial"/>
          <w:lang w:eastAsia="ar-SA"/>
        </w:rPr>
        <w:t xml:space="preserve"> annotations</w:t>
      </w:r>
      <w:r w:rsidR="00AC1E18" w:rsidRPr="00ED1143">
        <w:rPr>
          <w:rFonts w:cs="Arial"/>
          <w:lang w:eastAsia="ar-SA"/>
        </w:rPr>
        <w:t xml:space="preserve"> which follows </w:t>
      </w:r>
      <w:r w:rsidRPr="00ED1143">
        <w:rPr>
          <w:rFonts w:cs="Arial"/>
          <w:lang w:eastAsia="ar-SA"/>
        </w:rPr>
        <w:t xml:space="preserve">the Annotation Ontology. This layer corresponds to the RO model, described in the RO model speciﬁcation </w:t>
      </w:r>
      <w:r w:rsidRPr="002B0A6E">
        <w:rPr>
          <w:rFonts w:cs="Arial"/>
          <w:lang w:val="en-US"/>
        </w:rPr>
        <w:t>RO model</w:t>
      </w:r>
      <w:r w:rsidR="002B0A6E" w:rsidRPr="002B0A6E">
        <w:rPr>
          <w:rStyle w:val="FootnoteReference"/>
          <w:rFonts w:cs="Arial"/>
          <w:lang w:val="en-US"/>
        </w:rPr>
        <w:footnoteReference w:id="42"/>
      </w:r>
      <w:r w:rsidRPr="002B0A6E">
        <w:rPr>
          <w:rFonts w:cs="Arial"/>
          <w:lang w:eastAsia="ar-SA"/>
        </w:rPr>
        <w:t>.</w:t>
      </w:r>
      <w:r w:rsidRPr="00ED1143">
        <w:rPr>
          <w:rFonts w:cs="Arial"/>
          <w:lang w:eastAsia="ar-SA"/>
        </w:rPr>
        <w:t xml:space="preserve"> </w:t>
      </w:r>
      <w:commentRangeEnd w:id="429"/>
      <w:r w:rsidR="00D92792">
        <w:rPr>
          <w:rStyle w:val="CommentReference"/>
          <w:vanish/>
        </w:rPr>
        <w:commentReference w:id="429"/>
      </w:r>
      <w:r w:rsidRPr="00ED1143">
        <w:rPr>
          <w:rFonts w:cs="Arial"/>
          <w:lang w:eastAsia="ar-SA"/>
        </w:rPr>
        <w:t>This layer is also the placeholder of information related to the</w:t>
      </w:r>
      <w:r w:rsidR="00493CB2" w:rsidRPr="00ED1143">
        <w:rPr>
          <w:rFonts w:cs="Arial"/>
          <w:lang w:eastAsia="ar-SA"/>
        </w:rPr>
        <w:t xml:space="preserve"> </w:t>
      </w:r>
      <w:r w:rsidRPr="00ED1143">
        <w:rPr>
          <w:rFonts w:cs="Arial"/>
          <w:lang w:eastAsia="ar-SA"/>
        </w:rPr>
        <w:t>workﬂow included in the research object, in terms of the wfdesc ontology, and</w:t>
      </w:r>
      <w:r w:rsidR="00493CB2" w:rsidRPr="00ED1143">
        <w:rPr>
          <w:rFonts w:cs="Arial"/>
          <w:lang w:eastAsia="ar-SA"/>
        </w:rPr>
        <w:t xml:space="preserve"> </w:t>
      </w:r>
      <w:r w:rsidRPr="00ED1143">
        <w:rPr>
          <w:rFonts w:cs="Arial"/>
          <w:lang w:eastAsia="ar-SA"/>
        </w:rPr>
        <w:t>of the provenance</w:t>
      </w:r>
      <w:r w:rsidR="00AC1E18" w:rsidRPr="00ED1143">
        <w:rPr>
          <w:rFonts w:cs="Arial"/>
          <w:lang w:eastAsia="ar-SA"/>
        </w:rPr>
        <w:t xml:space="preserve"> of execution</w:t>
      </w:r>
      <w:r w:rsidRPr="00ED1143">
        <w:rPr>
          <w:rFonts w:cs="Arial"/>
          <w:lang w:eastAsia="ar-SA"/>
        </w:rPr>
        <w:t xml:space="preserve">, following the wfprov </w:t>
      </w:r>
      <w:r w:rsidR="00493CB2" w:rsidRPr="00ED1143">
        <w:rPr>
          <w:rFonts w:cs="Arial"/>
          <w:lang w:eastAsia="ar-SA"/>
        </w:rPr>
        <w:t>o</w:t>
      </w:r>
      <w:r w:rsidRPr="00ED1143">
        <w:rPr>
          <w:rFonts w:cs="Arial"/>
          <w:lang w:eastAsia="ar-SA"/>
        </w:rPr>
        <w:t>ntology deﬁned as an</w:t>
      </w:r>
      <w:r w:rsidR="00493CB2" w:rsidRPr="00ED1143">
        <w:rPr>
          <w:rFonts w:cs="Arial"/>
          <w:lang w:eastAsia="ar-SA"/>
        </w:rPr>
        <w:t xml:space="preserve"> </w:t>
      </w:r>
      <w:r w:rsidRPr="00ED1143">
        <w:rPr>
          <w:rFonts w:cs="Arial"/>
          <w:lang w:eastAsia="ar-SA"/>
        </w:rPr>
        <w:t xml:space="preserve">extension of the </w:t>
      </w:r>
      <w:r w:rsidR="00AC1E18" w:rsidRPr="00ED1143">
        <w:rPr>
          <w:rFonts w:ascii="Helvetica" w:hAnsi="Helvetica"/>
          <w:sz w:val="23"/>
          <w:szCs w:val="23"/>
        </w:rPr>
        <w:t xml:space="preserve">PROV-O </w:t>
      </w:r>
      <w:r w:rsidRPr="00ED1143">
        <w:rPr>
          <w:rFonts w:cs="Arial"/>
          <w:lang w:eastAsia="ar-SA"/>
        </w:rPr>
        <w:t xml:space="preserve">standard. </w:t>
      </w:r>
      <w:r w:rsidR="00EA4F7D" w:rsidRPr="00ED1143">
        <w:rPr>
          <w:rFonts w:cs="Arial"/>
          <w:lang w:eastAsia="ar-SA"/>
        </w:rPr>
        <w:t xml:space="preserve">The </w:t>
      </w:r>
      <w:r w:rsidR="006A5716">
        <w:rPr>
          <w:rFonts w:cs="Arial"/>
          <w:lang w:val="en-US"/>
        </w:rPr>
        <w:t>roevo</w:t>
      </w:r>
      <w:r w:rsidR="00EB4CAD" w:rsidRPr="00ED1143">
        <w:rPr>
          <w:rFonts w:cs="Arial"/>
          <w:lang w:val="en-US"/>
        </w:rPr>
        <w:t xml:space="preserve"> ontology</w:t>
      </w:r>
      <w:r w:rsidR="00EA4F7D" w:rsidRPr="00ED1143">
        <w:rPr>
          <w:rFonts w:cs="Arial"/>
        </w:rPr>
        <w:t xml:space="preserve"> is b</w:t>
      </w:r>
      <w:r w:rsidRPr="00ED1143">
        <w:rPr>
          <w:rFonts w:cs="Arial"/>
          <w:lang w:eastAsia="ar-SA"/>
        </w:rPr>
        <w:t>uilt</w:t>
      </w:r>
      <w:r w:rsidR="00493CB2" w:rsidRPr="00ED1143">
        <w:rPr>
          <w:rFonts w:cs="Arial"/>
          <w:lang w:eastAsia="ar-SA"/>
        </w:rPr>
        <w:t xml:space="preserve"> </w:t>
      </w:r>
      <w:r w:rsidRPr="00ED1143">
        <w:rPr>
          <w:rFonts w:cs="Arial"/>
          <w:lang w:eastAsia="ar-SA"/>
        </w:rPr>
        <w:t xml:space="preserve">upon wfprov the roevo ontology </w:t>
      </w:r>
      <w:r w:rsidR="00EA4F7D" w:rsidRPr="00ED1143">
        <w:rPr>
          <w:rFonts w:cs="Arial"/>
          <w:lang w:eastAsia="ar-SA"/>
        </w:rPr>
        <w:t xml:space="preserve">and enables </w:t>
      </w:r>
      <w:r w:rsidRPr="00ED1143">
        <w:rPr>
          <w:rFonts w:cs="Arial"/>
          <w:lang w:eastAsia="ar-SA"/>
        </w:rPr>
        <w:t>the representation of the di</w:t>
      </w:r>
      <w:r w:rsidR="00DB4FA1" w:rsidRPr="00ED1143">
        <w:rPr>
          <w:rFonts w:cs="Arial"/>
          <w:lang w:eastAsia="ar-SA"/>
        </w:rPr>
        <w:t>ff</w:t>
      </w:r>
      <w:r w:rsidRPr="00ED1143">
        <w:rPr>
          <w:rFonts w:cs="Arial"/>
          <w:lang w:eastAsia="ar-SA"/>
        </w:rPr>
        <w:t>erent stages</w:t>
      </w:r>
      <w:r w:rsidR="00493CB2" w:rsidRPr="00ED1143">
        <w:rPr>
          <w:rFonts w:cs="Arial"/>
          <w:lang w:eastAsia="ar-SA"/>
        </w:rPr>
        <w:t xml:space="preserve"> </w:t>
      </w:r>
      <w:r w:rsidRPr="00ED1143">
        <w:rPr>
          <w:rFonts w:cs="Arial"/>
          <w:lang w:eastAsia="ar-SA"/>
        </w:rPr>
        <w:t>of the RO life-cycle, their dependencies, changes and versions.</w:t>
      </w:r>
      <w:r w:rsidR="00493CB2" w:rsidRPr="00ED1143">
        <w:rPr>
          <w:rFonts w:cs="Arial"/>
          <w:lang w:eastAsia="ar-SA"/>
        </w:rPr>
        <w:t xml:space="preserve"> </w:t>
      </w:r>
    </w:p>
    <w:p w:rsidR="00E94757" w:rsidRDefault="00E94757" w:rsidP="003D3B22">
      <w:pPr>
        <w:spacing w:after="0"/>
        <w:ind w:left="284"/>
        <w:rPr>
          <w:rFonts w:cs="Arial"/>
          <w:lang w:eastAsia="ar-SA"/>
        </w:rPr>
      </w:pPr>
    </w:p>
    <w:p w:rsidR="00147C8E" w:rsidRPr="00ED1143" w:rsidRDefault="00355E1D" w:rsidP="003D3B22">
      <w:pPr>
        <w:spacing w:after="0"/>
        <w:ind w:left="284"/>
        <w:rPr>
          <w:lang w:eastAsia="ar-SA"/>
        </w:rPr>
      </w:pPr>
      <w:r w:rsidRPr="00ED1143">
        <w:rPr>
          <w:rFonts w:cs="Arial"/>
          <w:lang w:eastAsia="ar-SA"/>
        </w:rPr>
        <w:t>Based on the metadata about the research object, its constituent parts and</w:t>
      </w:r>
      <w:r w:rsidR="00493CB2" w:rsidRPr="00ED1143">
        <w:rPr>
          <w:rFonts w:cs="Arial"/>
          <w:lang w:eastAsia="ar-SA"/>
        </w:rPr>
        <w:t xml:space="preserve"> </w:t>
      </w:r>
      <w:r w:rsidRPr="00ED1143">
        <w:rPr>
          <w:rFonts w:cs="Arial"/>
          <w:lang w:eastAsia="ar-SA"/>
        </w:rPr>
        <w:t>annotations, a new layer is included that contains knowledge about the minimum</w:t>
      </w:r>
      <w:r w:rsidR="00493CB2" w:rsidRPr="00ED1143">
        <w:rPr>
          <w:rFonts w:cs="Arial"/>
          <w:lang w:eastAsia="ar-SA"/>
        </w:rPr>
        <w:t xml:space="preserve"> </w:t>
      </w:r>
      <w:r w:rsidRPr="00ED1143">
        <w:rPr>
          <w:rFonts w:cs="Arial"/>
          <w:lang w:eastAsia="ar-SA"/>
        </w:rPr>
        <w:t>requirements that must be observed by the research object in order to remain</w:t>
      </w:r>
      <w:r w:rsidR="00493CB2" w:rsidRPr="00ED1143">
        <w:rPr>
          <w:rFonts w:cs="Arial"/>
          <w:lang w:eastAsia="ar-SA"/>
        </w:rPr>
        <w:t xml:space="preserve"> </w:t>
      </w:r>
      <w:r w:rsidRPr="00ED1143">
        <w:rPr>
          <w:rFonts w:cs="Arial"/>
          <w:lang w:eastAsia="ar-SA"/>
        </w:rPr>
        <w:t>ﬁt for a particular goal and about the predicates in charge of evaluating such</w:t>
      </w:r>
      <w:r w:rsidR="00493CB2" w:rsidRPr="00ED1143">
        <w:rPr>
          <w:rFonts w:cs="Arial"/>
          <w:lang w:eastAsia="ar-SA"/>
        </w:rPr>
        <w:t xml:space="preserve"> </w:t>
      </w:r>
      <w:r w:rsidRPr="00ED1143">
        <w:rPr>
          <w:rFonts w:cs="Arial"/>
          <w:lang w:eastAsia="ar-SA"/>
        </w:rPr>
        <w:t>requirements. This layer, which we call operational in the sense of the methods</w:t>
      </w:r>
      <w:r w:rsidR="00493CB2" w:rsidRPr="00ED1143">
        <w:rPr>
          <w:rFonts w:cs="Arial"/>
          <w:lang w:eastAsia="ar-SA"/>
        </w:rPr>
        <w:t xml:space="preserve"> </w:t>
      </w:r>
      <w:r w:rsidRPr="00ED1143">
        <w:rPr>
          <w:rFonts w:cs="Arial"/>
          <w:lang w:eastAsia="ar-SA"/>
        </w:rPr>
        <w:t xml:space="preserve">through which the requirements are evaluated, is modeled as checklists (see </w:t>
      </w:r>
      <w:r w:rsidR="00147C8E" w:rsidRPr="00ED1143">
        <w:rPr>
          <w:rFonts w:cs="Arial"/>
          <w:lang w:eastAsia="ar-SA"/>
        </w:rPr>
        <w:t xml:space="preserve">[zhao’12]) </w:t>
      </w:r>
      <w:r w:rsidRPr="00ED1143">
        <w:rPr>
          <w:rFonts w:cs="Arial"/>
          <w:lang w:eastAsia="ar-SA"/>
        </w:rPr>
        <w:t>following the Minim OWL ontology. The evaluation of the checklists results</w:t>
      </w:r>
      <w:r w:rsidR="00147C8E" w:rsidRPr="00ED1143">
        <w:rPr>
          <w:rFonts w:cs="Arial"/>
          <w:lang w:eastAsia="ar-SA"/>
        </w:rPr>
        <w:t xml:space="preserve"> </w:t>
      </w:r>
      <w:r w:rsidRPr="00ED1143">
        <w:rPr>
          <w:rFonts w:cs="Arial"/>
          <w:lang w:eastAsia="ar-SA"/>
        </w:rPr>
        <w:t>into a number of boolean values indicating whether the speciﬁed requirements</w:t>
      </w:r>
      <w:r w:rsidR="00147C8E" w:rsidRPr="00ED1143">
        <w:rPr>
          <w:rFonts w:cs="Arial"/>
          <w:lang w:eastAsia="ar-SA"/>
        </w:rPr>
        <w:t xml:space="preserve"> </w:t>
      </w:r>
      <w:r w:rsidRPr="00ED1143">
        <w:rPr>
          <w:rFonts w:cs="Arial"/>
          <w:lang w:eastAsia="ar-SA"/>
        </w:rPr>
        <w:t>are fulﬁlled or not.</w:t>
      </w:r>
      <w:r w:rsidR="00147C8E" w:rsidRPr="00ED1143">
        <w:rPr>
          <w:lang w:eastAsia="ar-SA"/>
        </w:rPr>
        <w:t xml:space="preserve"> </w:t>
      </w:r>
    </w:p>
    <w:p w:rsidR="00147C8E" w:rsidRPr="00ED1143" w:rsidRDefault="00147C8E" w:rsidP="003D3B22">
      <w:pPr>
        <w:pStyle w:val="Normal1"/>
        <w:spacing w:line="360" w:lineRule="auto"/>
        <w:ind w:left="295" w:hanging="359"/>
        <w:jc w:val="both"/>
        <w:rPr>
          <w:color w:val="auto"/>
          <w:lang w:val="en-US"/>
        </w:rPr>
      </w:pPr>
    </w:p>
    <w:p w:rsidR="00355E1D" w:rsidRPr="00ED1143" w:rsidRDefault="00355E1D" w:rsidP="003D3B22">
      <w:pPr>
        <w:spacing w:after="0"/>
        <w:ind w:left="284"/>
        <w:rPr>
          <w:rFonts w:cs="Arial"/>
          <w:lang w:eastAsia="ar-SA"/>
        </w:rPr>
      </w:pPr>
      <w:r w:rsidRPr="00ED1143">
        <w:rPr>
          <w:rFonts w:cs="Arial"/>
          <w:lang w:eastAsia="ar-SA"/>
        </w:rPr>
        <w:t xml:space="preserve">Finally, the top of the pyramid for assessing the reliability of scientiﬁc workﬂows contains quantitative values about reliability, stability, and </w:t>
      </w:r>
      <w:r w:rsidR="00147C8E" w:rsidRPr="00ED1143">
        <w:rPr>
          <w:rFonts w:cs="Arial"/>
          <w:lang w:eastAsia="ar-SA"/>
        </w:rPr>
        <w:t xml:space="preserve">completeness </w:t>
      </w:r>
      <w:r w:rsidRPr="00ED1143">
        <w:rPr>
          <w:rFonts w:cs="Arial"/>
          <w:lang w:eastAsia="ar-SA"/>
        </w:rPr>
        <w:t>based on information derived from the outcomes of the checklist evaluation in</w:t>
      </w:r>
      <w:r w:rsidR="00147C8E" w:rsidRPr="00ED1143">
        <w:rPr>
          <w:rFonts w:cs="Arial"/>
          <w:lang w:eastAsia="ar-SA"/>
        </w:rPr>
        <w:t xml:space="preserve"> </w:t>
      </w:r>
      <w:r w:rsidRPr="00ED1143">
        <w:rPr>
          <w:rFonts w:cs="Arial"/>
          <w:lang w:eastAsia="ar-SA"/>
        </w:rPr>
        <w:t>the previous layer. These metrics are calculated following the algorithms and</w:t>
      </w:r>
      <w:r w:rsidR="00147C8E" w:rsidRPr="00ED1143">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ED1143">
        <w:rPr>
          <w:rFonts w:cs="Arial"/>
          <w:lang w:eastAsia="ar-SA"/>
        </w:rPr>
        <w:t xml:space="preserve"> </w:t>
      </w:r>
    </w:p>
    <w:p w:rsidR="00AE0651" w:rsidRPr="00ED1143" w:rsidRDefault="00AE0651" w:rsidP="003D3B22">
      <w:pPr>
        <w:spacing w:after="0"/>
        <w:ind w:left="284"/>
        <w:rPr>
          <w:rFonts w:cs="Arial"/>
          <w:lang w:eastAsia="ar-SA"/>
        </w:rPr>
      </w:pPr>
    </w:p>
    <w:p w:rsidR="00AE0651" w:rsidRPr="00ED1143" w:rsidRDefault="00AE0651" w:rsidP="003D3B22">
      <w:pPr>
        <w:spacing w:after="0"/>
        <w:ind w:left="284"/>
        <w:rPr>
          <w:rFonts w:cs="Arial"/>
          <w:lang w:eastAsia="ar-SA"/>
        </w:rPr>
      </w:pPr>
      <w:del w:id="430" w:author="Graham Klyne" w:date="2013-07-18T11:07:00Z">
        <w:r w:rsidRPr="00ED1143" w:rsidDel="00D92792">
          <w:rPr>
            <w:rFonts w:cs="Arial"/>
            <w:lang w:eastAsia="ar-SA"/>
          </w:rPr>
          <w:delText>Regarding the a</w:delText>
        </w:r>
      </w:del>
      <w:ins w:id="431" w:author="Graham Klyne" w:date="2013-07-18T11:07:00Z">
        <w:r w:rsidR="00D92792">
          <w:rPr>
            <w:rFonts w:cs="Arial"/>
            <w:lang w:eastAsia="ar-SA"/>
          </w:rPr>
          <w:t>A</w:t>
        </w:r>
      </w:ins>
      <w:r w:rsidRPr="00ED1143">
        <w:rPr>
          <w:rFonts w:cs="Arial"/>
          <w:lang w:eastAsia="ar-SA"/>
        </w:rPr>
        <w:t xml:space="preserve">dvances accomplished since M20 </w:t>
      </w:r>
      <w:del w:id="432" w:author="Graham Klyne" w:date="2013-07-18T11:08:00Z">
        <w:r w:rsidRPr="00ED1143" w:rsidDel="00D92792">
          <w:rPr>
            <w:rFonts w:cs="Arial"/>
            <w:lang w:eastAsia="ar-SA"/>
          </w:rPr>
          <w:delText>we want to highlight</w:delText>
        </w:r>
      </w:del>
      <w:ins w:id="433" w:author="Graham Klyne" w:date="2013-07-18T11:08:00Z">
        <w:r w:rsidR="00D92792">
          <w:rPr>
            <w:rFonts w:cs="Arial"/>
            <w:lang w:eastAsia="ar-SA"/>
          </w:rPr>
          <w:t>include</w:t>
        </w:r>
      </w:ins>
      <w:r w:rsidRPr="00ED1143">
        <w:rPr>
          <w:rFonts w:cs="Arial"/>
          <w:lang w:eastAsia="ar-SA"/>
        </w:rPr>
        <w:t xml:space="preserve"> the implementation of the above introduced quality framework that unifies </w:t>
      </w:r>
      <w:del w:id="434" w:author="Graham Klyne" w:date="2013-07-18T11:08:00Z">
        <w:r w:rsidRPr="00ED1143" w:rsidDel="009C5B2F">
          <w:rPr>
            <w:rFonts w:cs="Arial"/>
            <w:lang w:eastAsia="ar-SA"/>
          </w:rPr>
          <w:delText xml:space="preserve">the two </w:delText>
        </w:r>
      </w:del>
      <w:r w:rsidRPr="00ED1143">
        <w:rPr>
          <w:rFonts w:cs="Arial"/>
          <w:lang w:eastAsia="ar-SA"/>
        </w:rPr>
        <w:t>previous</w:t>
      </w:r>
      <w:del w:id="435" w:author="Graham Klyne" w:date="2013-07-18T11:08:00Z">
        <w:r w:rsidRPr="00ED1143" w:rsidDel="009C5B2F">
          <w:rPr>
            <w:rFonts w:cs="Arial"/>
            <w:lang w:eastAsia="ar-SA"/>
          </w:rPr>
          <w:delText>ly</w:delText>
        </w:r>
      </w:del>
      <w:r w:rsidRPr="00ED1143">
        <w:rPr>
          <w:rFonts w:cs="Arial"/>
          <w:lang w:eastAsia="ar-SA"/>
        </w:rPr>
        <w:t xml:space="preserve"> work on completeness and stabili</w:t>
      </w:r>
      <w:r w:rsidR="00896CAB" w:rsidRPr="00ED1143">
        <w:rPr>
          <w:rFonts w:cs="Arial"/>
          <w:lang w:eastAsia="ar-SA"/>
        </w:rPr>
        <w:t xml:space="preserve">ty, and also includes the new </w:t>
      </w:r>
      <w:r w:rsidR="00EB4CAD" w:rsidRPr="00ED1143">
        <w:rPr>
          <w:rFonts w:cs="Arial"/>
          <w:lang w:eastAsia="ar-SA"/>
        </w:rPr>
        <w:t>dimension so called</w:t>
      </w:r>
      <w:r w:rsidR="00896CAB" w:rsidRPr="00ED1143">
        <w:rPr>
          <w:rFonts w:cs="Arial"/>
          <w:lang w:eastAsia="ar-SA"/>
        </w:rPr>
        <w:t xml:space="preserve"> re</w:t>
      </w:r>
      <w:del w:id="436" w:author="Graham Klyne" w:date="2013-07-18T11:08:00Z">
        <w:r w:rsidR="00896CAB" w:rsidRPr="00ED1143" w:rsidDel="009C5B2F">
          <w:rPr>
            <w:rFonts w:cs="Arial"/>
            <w:lang w:eastAsia="ar-SA"/>
          </w:rPr>
          <w:delText>a</w:delText>
        </w:r>
      </w:del>
      <w:r w:rsidR="00896CAB" w:rsidRPr="00ED1143">
        <w:rPr>
          <w:rFonts w:cs="Arial"/>
          <w:lang w:eastAsia="ar-SA"/>
        </w:rPr>
        <w:t xml:space="preserve">liability. </w:t>
      </w:r>
      <w:r w:rsidR="00DB4FA1" w:rsidRPr="00ED1143">
        <w:rPr>
          <w:rFonts w:cs="Arial"/>
          <w:lang w:eastAsia="ar-SA"/>
        </w:rPr>
        <w:t xml:space="preserve">Also, the individual </w:t>
      </w:r>
      <w:del w:id="437" w:author="Graham Klyne" w:date="2013-07-18T11:08:00Z">
        <w:r w:rsidR="00DB4FA1" w:rsidRPr="00ED1143" w:rsidDel="009C5B2F">
          <w:rPr>
            <w:rFonts w:cs="Arial"/>
            <w:lang w:eastAsia="ar-SA"/>
          </w:rPr>
          <w:delText xml:space="preserve">dimensions </w:delText>
        </w:r>
      </w:del>
      <w:ins w:id="438" w:author="Graham Klyne" w:date="2013-07-18T11:08:00Z">
        <w:r w:rsidR="009C5B2F">
          <w:rPr>
            <w:rFonts w:cs="Arial"/>
            <w:lang w:eastAsia="ar-SA"/>
          </w:rPr>
          <w:t>components</w:t>
        </w:r>
        <w:r w:rsidR="009C5B2F" w:rsidRPr="00ED1143">
          <w:rPr>
            <w:rFonts w:cs="Arial"/>
            <w:lang w:eastAsia="ar-SA"/>
          </w:rPr>
          <w:t xml:space="preserve"> </w:t>
        </w:r>
      </w:ins>
      <w:r w:rsidR="00DB4FA1" w:rsidRPr="00ED1143">
        <w:rPr>
          <w:rFonts w:cs="Arial"/>
          <w:lang w:eastAsia="ar-SA"/>
        </w:rPr>
        <w:t xml:space="preserve">have been improved by incorporating new functionalities </w:t>
      </w:r>
      <w:del w:id="439" w:author="Graham Klyne" w:date="2013-07-18T11:08:00Z">
        <w:r w:rsidR="00DB4FA1" w:rsidRPr="00ED1143" w:rsidDel="009C5B2F">
          <w:rPr>
            <w:rFonts w:cs="Arial"/>
            <w:lang w:eastAsia="ar-SA"/>
          </w:rPr>
          <w:delText xml:space="preserve">as it is </w:delText>
        </w:r>
      </w:del>
      <w:r w:rsidR="00E94757">
        <w:rPr>
          <w:rFonts w:cs="Arial"/>
          <w:lang w:eastAsia="ar-SA"/>
        </w:rPr>
        <w:t>described</w:t>
      </w:r>
      <w:r w:rsidR="00DB4FA1" w:rsidRPr="00ED1143">
        <w:rPr>
          <w:rFonts w:cs="Arial"/>
          <w:lang w:eastAsia="ar-SA"/>
        </w:rPr>
        <w:t xml:space="preserve"> in the next sections (e.g. new rules and tests), </w:t>
      </w:r>
      <w:r w:rsidR="00EB4CAD" w:rsidRPr="00ED1143">
        <w:rPr>
          <w:rFonts w:cs="Arial"/>
          <w:lang w:eastAsia="ar-SA"/>
        </w:rPr>
        <w:t xml:space="preserve">and </w:t>
      </w:r>
      <w:del w:id="440" w:author="Graham Klyne" w:date="2013-07-18T11:09:00Z">
        <w:r w:rsidR="00DB4FA1" w:rsidRPr="00ED1143" w:rsidDel="009C5B2F">
          <w:rPr>
            <w:rFonts w:cs="Arial"/>
            <w:lang w:eastAsia="ar-SA"/>
          </w:rPr>
          <w:delText xml:space="preserve"> </w:delText>
        </w:r>
      </w:del>
      <w:del w:id="441" w:author="Graham Klyne" w:date="2013-07-18T11:10:00Z">
        <w:r w:rsidR="00DB4FA1" w:rsidRPr="00ED1143" w:rsidDel="009C5B2F">
          <w:rPr>
            <w:rFonts w:cs="Arial"/>
            <w:lang w:eastAsia="ar-SA"/>
          </w:rPr>
          <w:delText xml:space="preserve">a </w:delText>
        </w:r>
      </w:del>
      <w:r w:rsidR="00DB4FA1" w:rsidRPr="00ED1143">
        <w:rPr>
          <w:rFonts w:cs="Arial"/>
          <w:lang w:eastAsia="ar-SA"/>
        </w:rPr>
        <w:t xml:space="preserve">new </w:t>
      </w:r>
      <w:del w:id="442" w:author="Graham Klyne" w:date="2013-07-18T11:09:00Z">
        <w:r w:rsidR="00DB4FA1" w:rsidRPr="00ED1143" w:rsidDel="009C5B2F">
          <w:rPr>
            <w:rFonts w:cs="Arial"/>
            <w:lang w:eastAsia="ar-SA"/>
          </w:rPr>
          <w:delText>set of</w:delText>
        </w:r>
      </w:del>
      <w:ins w:id="443" w:author="Graham Klyne" w:date="2013-07-18T11:09:00Z">
        <w:r w:rsidR="009C5B2F">
          <w:rPr>
            <w:rFonts w:cs="Arial"/>
            <w:lang w:eastAsia="ar-SA"/>
          </w:rPr>
          <w:t>ways to</w:t>
        </w:r>
      </w:ins>
      <w:r w:rsidR="00DB4FA1" w:rsidRPr="00ED1143">
        <w:rPr>
          <w:rFonts w:cs="Arial"/>
          <w:lang w:eastAsia="ar-SA"/>
        </w:rPr>
        <w:t xml:space="preserve"> present</w:t>
      </w:r>
      <w:del w:id="444" w:author="Graham Klyne" w:date="2013-07-18T11:09:00Z">
        <w:r w:rsidR="00DB4FA1" w:rsidRPr="00ED1143" w:rsidDel="009C5B2F">
          <w:rPr>
            <w:rFonts w:cs="Arial"/>
            <w:lang w:eastAsia="ar-SA"/>
          </w:rPr>
          <w:delText xml:space="preserve">ations for visualizing the </w:delText>
        </w:r>
      </w:del>
      <w:r w:rsidR="00DB4FA1" w:rsidRPr="00ED1143">
        <w:rPr>
          <w:rFonts w:cs="Arial"/>
          <w:lang w:eastAsia="ar-SA"/>
        </w:rPr>
        <w:t xml:space="preserve"> quality </w:t>
      </w:r>
      <w:del w:id="445" w:author="Graham Klyne" w:date="2013-07-18T11:09:00Z">
        <w:r w:rsidR="00DB4FA1" w:rsidRPr="00ED1143" w:rsidDel="009C5B2F">
          <w:rPr>
            <w:rFonts w:cs="Arial"/>
            <w:lang w:eastAsia="ar-SA"/>
          </w:rPr>
          <w:delText xml:space="preserve">of </w:delText>
        </w:r>
      </w:del>
      <w:ins w:id="446" w:author="Graham Klyne" w:date="2013-07-18T11:09:00Z">
        <w:r w:rsidR="009C5B2F">
          <w:rPr>
            <w:rFonts w:cs="Arial"/>
            <w:lang w:eastAsia="ar-SA"/>
          </w:rPr>
          <w:t>information about</w:t>
        </w:r>
        <w:r w:rsidR="009C5B2F" w:rsidRPr="00ED1143">
          <w:rPr>
            <w:rFonts w:cs="Arial"/>
            <w:lang w:eastAsia="ar-SA"/>
          </w:rPr>
          <w:t xml:space="preserve"> </w:t>
        </w:r>
      </w:ins>
      <w:r w:rsidR="00DB4FA1" w:rsidRPr="00ED1143">
        <w:rPr>
          <w:rFonts w:cs="Arial"/>
          <w:lang w:eastAsia="ar-SA"/>
        </w:rPr>
        <w:t>a research object</w:t>
      </w:r>
      <w:ins w:id="447" w:author="Graham Klyne" w:date="2013-07-18T11:09:00Z">
        <w:r w:rsidR="009C5B2F">
          <w:rPr>
            <w:rFonts w:cs="Arial"/>
            <w:lang w:eastAsia="ar-SA"/>
          </w:rPr>
          <w:t xml:space="preserve">, </w:t>
        </w:r>
      </w:ins>
      <w:del w:id="448" w:author="Graham Klyne" w:date="2013-07-18T11:09:00Z">
        <w:r w:rsidR="00DB4FA1" w:rsidRPr="00ED1143" w:rsidDel="009C5B2F">
          <w:rPr>
            <w:rFonts w:cs="Arial"/>
            <w:lang w:eastAsia="ar-SA"/>
          </w:rPr>
          <w:delText xml:space="preserve">  have been developed </w:delText>
        </w:r>
      </w:del>
      <w:r w:rsidR="00DB4FA1" w:rsidRPr="00ED1143">
        <w:rPr>
          <w:rFonts w:cs="Arial"/>
          <w:lang w:eastAsia="ar-SA"/>
        </w:rPr>
        <w:t xml:space="preserve">such as the new RO-Monitoring tool </w:t>
      </w:r>
      <w:ins w:id="449" w:author="Graham Klyne" w:date="2013-07-18T11:10:00Z">
        <w:r w:rsidR="009C5B2F">
          <w:rPr>
            <w:rFonts w:cs="Arial"/>
            <w:lang w:eastAsia="ar-SA"/>
          </w:rPr>
          <w:t>and</w:t>
        </w:r>
      </w:ins>
      <w:del w:id="450" w:author="Graham Klyne" w:date="2013-07-18T11:10:00Z">
        <w:r w:rsidR="00DB4FA1" w:rsidRPr="00ED1143" w:rsidDel="009C5B2F">
          <w:rPr>
            <w:rFonts w:cs="Arial"/>
            <w:lang w:eastAsia="ar-SA"/>
          </w:rPr>
          <w:delText>or</w:delText>
        </w:r>
      </w:del>
      <w:r w:rsidR="00DB4FA1" w:rsidRPr="00ED1143">
        <w:rPr>
          <w:rFonts w:cs="Arial"/>
          <w:lang w:eastAsia="ar-SA"/>
        </w:rPr>
        <w:t xml:space="preserve"> the checklist </w:t>
      </w:r>
      <w:del w:id="451" w:author="Graham Klyne" w:date="2013-07-18T11:10:00Z">
        <w:r w:rsidR="00DB4FA1" w:rsidRPr="00ED1143" w:rsidDel="009C5B2F">
          <w:rPr>
            <w:rFonts w:cs="Arial"/>
            <w:lang w:eastAsia="ar-SA"/>
          </w:rPr>
          <w:delText>verification service</w:delText>
        </w:r>
      </w:del>
      <w:ins w:id="452" w:author="Graham Klyne" w:date="2013-07-18T11:10:00Z">
        <w:r w:rsidR="009C5B2F">
          <w:rPr>
            <w:rFonts w:cs="Arial"/>
            <w:lang w:eastAsia="ar-SA"/>
          </w:rPr>
          <w:t>display</w:t>
        </w:r>
      </w:ins>
      <w:r w:rsidR="00DB4FA1" w:rsidRPr="00ED1143">
        <w:rPr>
          <w:rFonts w:cs="Arial"/>
          <w:lang w:eastAsia="ar-SA"/>
        </w:rPr>
        <w:t xml:space="preserve">. </w:t>
      </w:r>
    </w:p>
    <w:p w:rsidR="00A367ED" w:rsidRPr="00ED1143" w:rsidRDefault="00A367ED" w:rsidP="003D3B22">
      <w:pPr>
        <w:pStyle w:val="Normal1"/>
        <w:spacing w:line="360" w:lineRule="auto"/>
        <w:ind w:left="720" w:hanging="359"/>
        <w:rPr>
          <w:color w:val="auto"/>
          <w:lang w:val="en-US"/>
        </w:rPr>
      </w:pPr>
    </w:p>
    <w:p w:rsidR="00E95CE0" w:rsidRPr="00ED1143" w:rsidRDefault="00EA4011" w:rsidP="003D3B22">
      <w:pPr>
        <w:pStyle w:val="Heading1"/>
        <w:numPr>
          <w:numberingChange w:id="453" w:author="Graham Klyne" w:date="2013-07-18T09:00:00Z" w:original="%1:4:0:"/>
        </w:numPr>
        <w:spacing w:line="360" w:lineRule="auto"/>
        <w:rPr>
          <w:rFonts w:cs="Arial"/>
        </w:rPr>
      </w:pPr>
      <w:bookmarkStart w:id="454" w:name="_Toc331319151"/>
      <w:bookmarkStart w:id="455" w:name="_Toc331325921"/>
      <w:bookmarkStart w:id="456" w:name="_Toc330915099"/>
      <w:bookmarkStart w:id="457" w:name="_Toc330915137"/>
      <w:bookmarkStart w:id="458" w:name="_Toc330919326"/>
      <w:bookmarkStart w:id="459" w:name="_Toc330915100"/>
      <w:bookmarkStart w:id="460" w:name="_Toc330915138"/>
      <w:bookmarkStart w:id="461" w:name="_Toc330919327"/>
      <w:bookmarkStart w:id="462" w:name="_Toc330915101"/>
      <w:bookmarkStart w:id="463" w:name="_Toc330915139"/>
      <w:bookmarkStart w:id="464" w:name="_Toc330919328"/>
      <w:bookmarkStart w:id="465" w:name="_Toc330915102"/>
      <w:bookmarkStart w:id="466" w:name="_Toc330915118"/>
      <w:bookmarkStart w:id="467" w:name="_Toc330915140"/>
      <w:bookmarkStart w:id="468" w:name="_Toc330915156"/>
      <w:bookmarkStart w:id="469" w:name="_Toc330919329"/>
      <w:bookmarkStart w:id="470" w:name="_Toc330919456"/>
      <w:bookmarkStart w:id="471" w:name="_Toc330915103"/>
      <w:bookmarkStart w:id="472" w:name="_Toc330915141"/>
      <w:bookmarkStart w:id="473" w:name="_Toc330919330"/>
      <w:bookmarkStart w:id="474" w:name="_Toc330915104"/>
      <w:bookmarkStart w:id="475" w:name="_Toc330915142"/>
      <w:bookmarkStart w:id="476" w:name="_Toc330919331"/>
      <w:bookmarkStart w:id="477" w:name="_Toc330915105"/>
      <w:bookmarkStart w:id="478" w:name="_Toc330915143"/>
      <w:bookmarkStart w:id="479" w:name="_Toc330919332"/>
      <w:bookmarkStart w:id="480" w:name="_Toc330915106"/>
      <w:bookmarkStart w:id="481" w:name="_Toc330915144"/>
      <w:bookmarkStart w:id="482" w:name="_Toc330919333"/>
      <w:bookmarkStart w:id="483" w:name="_Toc330915108"/>
      <w:bookmarkStart w:id="484" w:name="_Toc330915146"/>
      <w:bookmarkStart w:id="485" w:name="_Toc330919335"/>
      <w:bookmarkStart w:id="486" w:name="_Toc330915109"/>
      <w:bookmarkStart w:id="487" w:name="_Toc330915147"/>
      <w:bookmarkStart w:id="488" w:name="_Toc330919336"/>
      <w:bookmarkStart w:id="489" w:name="_Toc361755197"/>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rsidRPr="00ED1143">
        <w:rPr>
          <w:rFonts w:cs="Arial"/>
        </w:rPr>
        <w:t>Completeness Evaluation</w:t>
      </w:r>
      <w:bookmarkEnd w:id="489"/>
    </w:p>
    <w:p w:rsidR="00EC0B57" w:rsidRPr="00ED1143" w:rsidRDefault="00EC0B57" w:rsidP="0009146B">
      <w:pPr>
        <w:pStyle w:val="Heading2"/>
        <w:numPr>
          <w:numberingChange w:id="490" w:author="Graham Klyne" w:date="2013-07-18T09:00:00Z" w:original="%1:4:0:.%2:1:0:"/>
        </w:numPr>
      </w:pPr>
      <w:bookmarkStart w:id="491" w:name="_Toc361755198"/>
      <w:r w:rsidRPr="00ED1143">
        <w:t>Introduction</w:t>
      </w:r>
      <w:bookmarkEnd w:id="491"/>
    </w:p>
    <w:p w:rsidR="00EC0B57" w:rsidRPr="00ED1143" w:rsidRDefault="002C7AD6" w:rsidP="003D3B22">
      <w:pPr>
        <w:ind w:left="360"/>
        <w:rPr>
          <w:rFonts w:cs="Arial"/>
          <w:shd w:val="clear" w:color="auto" w:fill="FFFFFF"/>
        </w:rPr>
      </w:pPr>
      <w:r w:rsidRPr="00ED1143">
        <w:rPr>
          <w:rFonts w:cs="Arial"/>
          <w:shd w:val="clear" w:color="auto" w:fill="FFFFFF"/>
        </w:rPr>
        <w:t xml:space="preserve">In Wf4Ever the completeness evaluation has been accomplished by </w:t>
      </w:r>
      <w:del w:id="492" w:author="Graham Klyne" w:date="2013-07-18T11:11:00Z">
        <w:r w:rsidRPr="00ED1143" w:rsidDel="009C5B2F">
          <w:rPr>
            <w:rFonts w:cs="Arial"/>
            <w:shd w:val="clear" w:color="auto" w:fill="FFFFFF"/>
          </w:rPr>
          <w:delText xml:space="preserve">implementing </w:delText>
        </w:r>
      </w:del>
      <w:ins w:id="493" w:author="Graham Klyne" w:date="2013-07-18T11:11:00Z">
        <w:r w:rsidR="009C5B2F">
          <w:rPr>
            <w:rFonts w:cs="Arial"/>
            <w:shd w:val="clear" w:color="auto" w:fill="FFFFFF"/>
          </w:rPr>
          <w:t>evaluating</w:t>
        </w:r>
        <w:r w:rsidR="009C5B2F" w:rsidRPr="00ED1143">
          <w:rPr>
            <w:rFonts w:cs="Arial"/>
            <w:shd w:val="clear" w:color="auto" w:fill="FFFFFF"/>
          </w:rPr>
          <w:t xml:space="preserve"> </w:t>
        </w:r>
      </w:ins>
      <w:r w:rsidRPr="00ED1143">
        <w:rPr>
          <w:rFonts w:cs="Arial"/>
          <w:shd w:val="clear" w:color="auto" w:fill="FFFFFF"/>
        </w:rPr>
        <w:t>checklists</w:t>
      </w:r>
      <w:r w:rsidR="000118A5" w:rsidRPr="00ED1143">
        <w:rPr>
          <w:rFonts w:cs="Arial"/>
          <w:shd w:val="clear" w:color="auto" w:fill="FFFFFF"/>
        </w:rPr>
        <w:t xml:space="preserve"> </w:t>
      </w:r>
      <w:del w:id="494" w:author="Graham Klyne" w:date="2013-07-18T11:11:00Z">
        <w:r w:rsidR="000118A5" w:rsidRPr="00ED1143" w:rsidDel="009C5B2F">
          <w:rPr>
            <w:rFonts w:cs="Arial"/>
            <w:shd w:val="clear" w:color="auto" w:fill="FFFFFF"/>
          </w:rPr>
          <w:delText xml:space="preserve">in order </w:delText>
        </w:r>
      </w:del>
      <w:r w:rsidR="000118A5" w:rsidRPr="00ED1143">
        <w:rPr>
          <w:rFonts w:cs="Arial"/>
          <w:shd w:val="clear" w:color="auto" w:fill="FFFFFF"/>
        </w:rPr>
        <w:t>to verify the existence of specific resource</w:t>
      </w:r>
      <w:r w:rsidR="008F4311" w:rsidRPr="00ED1143">
        <w:rPr>
          <w:rFonts w:cs="Arial"/>
          <w:shd w:val="clear" w:color="auto" w:fill="FFFFFF"/>
        </w:rPr>
        <w:t>s</w:t>
      </w:r>
      <w:r w:rsidR="000118A5" w:rsidRPr="00ED1143">
        <w:rPr>
          <w:rFonts w:cs="Arial"/>
          <w:shd w:val="clear" w:color="auto" w:fill="FFFFFF"/>
        </w:rPr>
        <w:t xml:space="preserve"> within the RO</w:t>
      </w:r>
      <w:r w:rsidRPr="00ED1143">
        <w:rPr>
          <w:rFonts w:cs="Arial"/>
          <w:shd w:val="clear" w:color="auto" w:fill="FFFFFF"/>
        </w:rPr>
        <w:t xml:space="preserve">. </w:t>
      </w:r>
      <w:r w:rsidR="00EC0B57" w:rsidRPr="00ED1143">
        <w:rPr>
          <w:rFonts w:cs="Arial"/>
          <w:shd w:val="clear" w:color="auto" w:fill="FFFFFF"/>
        </w:rPr>
        <w:t>Checklists are a widely used tool for controlling and managing quality assurance processes</w:t>
      </w:r>
      <w:r w:rsidR="0002754A">
        <w:rPr>
          <w:rFonts w:cs="Arial"/>
          <w:shd w:val="clear" w:color="auto" w:fill="FFFFFF"/>
        </w:rPr>
        <w:t xml:space="preserve"> [Hales’06]</w:t>
      </w:r>
      <w:r w:rsidR="00EC0B57" w:rsidRPr="00ED1143">
        <w:rPr>
          <w:rFonts w:cs="Arial"/>
          <w:shd w:val="clear" w:color="auto" w:fill="FFFFFF"/>
        </w:rPr>
        <w:t>, and they have appeared in data quality assurance initiatives such as</w:t>
      </w:r>
      <w:r w:rsidR="00EC0B57" w:rsidRPr="00ED1143">
        <w:rPr>
          <w:rStyle w:val="apple-converted-space"/>
          <w:rFonts w:cs="Arial"/>
          <w:shd w:val="clear" w:color="auto" w:fill="FFFFFF"/>
        </w:rPr>
        <w:t> </w:t>
      </w:r>
      <w:r w:rsidR="00EC0B57" w:rsidRPr="00ED1143">
        <w:rPr>
          <w:rFonts w:cs="Arial"/>
          <w:shd w:val="clear" w:color="auto" w:fill="FFFFFF"/>
        </w:rPr>
        <w:t>MIBBI</w:t>
      </w:r>
      <w:r w:rsidR="0002754A">
        <w:rPr>
          <w:rFonts w:cs="Arial"/>
          <w:shd w:val="clear" w:color="auto" w:fill="FFFFFF"/>
        </w:rPr>
        <w:t xml:space="preserve"> [MIBBI]</w:t>
      </w:r>
      <w:r w:rsidR="00EC0B57" w:rsidRPr="00ED1143">
        <w:rPr>
          <w:rFonts w:cs="Arial"/>
          <w:shd w:val="clear" w:color="auto" w:fill="FFFFFF"/>
        </w:rPr>
        <w:t>, which deals with coherent minimum reporting guidelines for scientific investigations. A checklist provides a measure of</w:t>
      </w:r>
      <w:r w:rsidR="00EC0B57" w:rsidRPr="00ED1143">
        <w:rPr>
          <w:rStyle w:val="apple-converted-space"/>
          <w:rFonts w:cs="Arial"/>
          <w:shd w:val="clear" w:color="auto" w:fill="FFFFFF"/>
        </w:rPr>
        <w:t> </w:t>
      </w:r>
      <w:r w:rsidR="00EC0B57" w:rsidRPr="00ED1143">
        <w:rPr>
          <w:rStyle w:val="Emphasis"/>
          <w:rFonts w:cs="Arial"/>
          <w:i w:val="0"/>
          <w:shd w:val="clear" w:color="auto" w:fill="FFFFFF"/>
        </w:rPr>
        <w:t>fitness</w:t>
      </w:r>
      <w:r w:rsidR="00EC0B57" w:rsidRPr="00ED1143">
        <w:rPr>
          <w:rStyle w:val="Emphasis"/>
          <w:rFonts w:cs="Arial"/>
          <w:shd w:val="clear" w:color="auto" w:fill="FFFFFF"/>
        </w:rPr>
        <w:t xml:space="preserve"> </w:t>
      </w:r>
      <w:r w:rsidR="00EC0B57" w:rsidRPr="00ED1143">
        <w:rPr>
          <w:rStyle w:val="Emphasis"/>
          <w:rFonts w:cs="Arial"/>
          <w:i w:val="0"/>
          <w:shd w:val="clear" w:color="auto" w:fill="FFFFFF"/>
        </w:rPr>
        <w:t>for</w:t>
      </w:r>
      <w:r w:rsidR="00EC0B57" w:rsidRPr="00ED1143">
        <w:rPr>
          <w:rStyle w:val="Emphasis"/>
          <w:rFonts w:cs="Arial"/>
          <w:shd w:val="clear" w:color="auto" w:fill="FFFFFF"/>
        </w:rPr>
        <w:t xml:space="preserve"> </w:t>
      </w:r>
      <w:r w:rsidR="00EC0B57" w:rsidRPr="00ED1143">
        <w:rPr>
          <w:rStyle w:val="Emphasis"/>
          <w:rFonts w:cs="Arial"/>
          <w:i w:val="0"/>
          <w:shd w:val="clear" w:color="auto" w:fill="FFFFFF"/>
        </w:rPr>
        <w:t>purpose</w:t>
      </w:r>
      <w:r w:rsidR="00EC0B57" w:rsidRPr="00ED1143">
        <w:rPr>
          <w:rStyle w:val="apple-converted-space"/>
          <w:rFonts w:cs="Arial"/>
          <w:shd w:val="clear" w:color="auto" w:fill="FFFFFF"/>
        </w:rPr>
        <w:t> </w:t>
      </w:r>
      <w:r w:rsidR="00EC0B57" w:rsidRPr="00ED1143">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ins w:id="495" w:author="Graham Klyne" w:date="2013-07-18T11:12:00Z">
        <w:r w:rsidR="009C5B2F">
          <w:rPr>
            <w:rFonts w:cs="Arial"/>
            <w:shd w:val="clear" w:color="auto" w:fill="FFFFFF"/>
          </w:rPr>
          <w:t>ies</w:t>
        </w:r>
      </w:ins>
      <w:del w:id="496" w:author="Graham Klyne" w:date="2013-07-18T11:12:00Z">
        <w:r w:rsidR="00EC0B57" w:rsidRPr="00ED1143" w:rsidDel="009C5B2F">
          <w:rPr>
            <w:rFonts w:cs="Arial"/>
            <w:shd w:val="clear" w:color="auto" w:fill="FFFFFF"/>
          </w:rPr>
          <w:delText>y</w:delText>
        </w:r>
      </w:del>
      <w:r w:rsidR="00EC0B57" w:rsidRPr="00ED1143">
        <w:rPr>
          <w:rFonts w:cs="Arial"/>
          <w:shd w:val="clear" w:color="auto" w:fill="FFFFFF"/>
        </w:rPr>
        <w:t xml:space="preserve"> in all situations, which leads to a need to describe different quality requirements for different purposes. For this purpose, we have defined </w:t>
      </w:r>
      <w:r w:rsidR="00E371E8">
        <w:rPr>
          <w:rFonts w:cs="Arial"/>
          <w:shd w:val="clear" w:color="auto" w:fill="FFFFFF"/>
        </w:rPr>
        <w:t xml:space="preserve">a </w:t>
      </w:r>
      <w:r w:rsidR="00EC0B57" w:rsidRPr="00ED1143">
        <w:rPr>
          <w:rFonts w:cs="Arial"/>
          <w:shd w:val="clear" w:color="auto" w:fill="FFFFFF"/>
        </w:rPr>
        <w:t>Minim model</w:t>
      </w:r>
      <w:r w:rsidR="00E371E8">
        <w:rPr>
          <w:rFonts w:cs="Arial"/>
          <w:shd w:val="clear" w:color="auto" w:fill="FFFFFF"/>
        </w:rPr>
        <w:t xml:space="preserve"> using OWL</w:t>
      </w:r>
      <w:r w:rsidR="0002754A">
        <w:rPr>
          <w:rStyle w:val="FootnoteReference"/>
          <w:rFonts w:cs="Arial"/>
          <w:shd w:val="clear" w:color="auto" w:fill="FFFFFF"/>
        </w:rPr>
        <w:footnoteReference w:id="43"/>
      </w:r>
      <w:r w:rsidR="00EC0B57" w:rsidRPr="00ED1143">
        <w:rPr>
          <w:rFonts w:cs="Arial"/>
          <w:shd w:val="clear" w:color="auto" w:fill="FFFFFF"/>
        </w:rPr>
        <w:t>.</w:t>
      </w:r>
    </w:p>
    <w:p w:rsidR="00EC0B57" w:rsidRPr="00ED1143" w:rsidRDefault="008D7692" w:rsidP="003D3B22">
      <w:pPr>
        <w:pStyle w:val="NormalWeb"/>
        <w:spacing w:before="225" w:beforeAutospacing="0" w:after="225"/>
        <w:ind w:left="360"/>
        <w:jc w:val="both"/>
        <w:rPr>
          <w:rFonts w:ascii="Arial" w:hAnsi="Arial" w:cs="Arial"/>
          <w:lang w:val="en-US"/>
        </w:rPr>
      </w:pPr>
      <w:r>
        <w:rPr>
          <w:rFonts w:ascii="Arial" w:hAnsi="Arial" w:cs="Arial"/>
          <w:lang w:val="en-US"/>
        </w:rPr>
        <w:t>Som</w:t>
      </w:r>
      <w:ins w:id="497" w:author="Graham Klyne" w:date="2013-07-18T11:12:00Z">
        <w:r w:rsidR="009C5B2F">
          <w:rPr>
            <w:rFonts w:ascii="Arial" w:hAnsi="Arial" w:cs="Arial"/>
            <w:lang w:val="en-US"/>
          </w:rPr>
          <w:t>e</w:t>
        </w:r>
      </w:ins>
      <w:del w:id="498" w:author="Graham Klyne" w:date="2013-07-18T11:12:00Z">
        <w:r w:rsidDel="009C5B2F">
          <w:rPr>
            <w:rFonts w:ascii="Arial" w:hAnsi="Arial" w:cs="Arial"/>
            <w:lang w:val="en-US"/>
          </w:rPr>
          <w:delText>o</w:delText>
        </w:r>
      </w:del>
      <w:r>
        <w:rPr>
          <w:rFonts w:ascii="Arial" w:hAnsi="Arial" w:cs="Arial"/>
          <w:lang w:val="en-US"/>
        </w:rPr>
        <w:t xml:space="preserve"> of the i</w:t>
      </w:r>
      <w:r w:rsidR="00EC0B57" w:rsidRPr="00ED1143">
        <w:rPr>
          <w:rFonts w:ascii="Arial" w:hAnsi="Arial" w:cs="Arial"/>
          <w:lang w:val="en-US"/>
        </w:rPr>
        <w:t xml:space="preserve">deas for minimum information models developed </w:t>
      </w:r>
      <w:r>
        <w:rPr>
          <w:rFonts w:ascii="Arial" w:hAnsi="Arial" w:cs="Arial"/>
          <w:lang w:val="en-US"/>
        </w:rPr>
        <w:t xml:space="preserve">at </w:t>
      </w:r>
      <w:r w:rsidR="00EC0B57" w:rsidRPr="00ED1143">
        <w:rPr>
          <w:rFonts w:ascii="Arial" w:hAnsi="Arial" w:cs="Arial"/>
          <w:lang w:val="en-US"/>
        </w:rPr>
        <w:t>[MIBBI]</w:t>
      </w:r>
      <w:r w:rsidR="00EC0B57" w:rsidRPr="00ED1143">
        <w:rPr>
          <w:rStyle w:val="apple-converted-space"/>
          <w:rFonts w:ascii="Arial" w:hAnsi="Arial" w:cs="Arial"/>
          <w:lang w:val="en-US"/>
        </w:rPr>
        <w:t> </w:t>
      </w:r>
      <w:r w:rsidR="00EC0B57" w:rsidRPr="00ED1143">
        <w:rPr>
          <w:rFonts w:ascii="Arial" w:hAnsi="Arial" w:cs="Arial"/>
          <w:lang w:val="en-US"/>
        </w:rPr>
        <w:t>initiative have been adopted and generalized in our</w:t>
      </w:r>
      <w:r w:rsidR="00EC0B57" w:rsidRPr="00ED1143">
        <w:rPr>
          <w:rStyle w:val="apple-converted-space"/>
          <w:rFonts w:ascii="Arial" w:hAnsi="Arial" w:cs="Arial"/>
          <w:lang w:val="en-US"/>
        </w:rPr>
        <w:t> </w:t>
      </w:r>
      <w:r w:rsidR="00EC0B57" w:rsidRPr="00ED1143">
        <w:rPr>
          <w:rFonts w:ascii="Arial" w:hAnsi="Arial" w:cs="Arial"/>
          <w:lang w:val="en-US"/>
        </w:rPr>
        <w:t>Minim model, which is an adaptation of the MIM model</w:t>
      </w:r>
      <w:r w:rsidR="00EC0B57" w:rsidRPr="00ED1143">
        <w:rPr>
          <w:rStyle w:val="apple-converted-space"/>
          <w:rFonts w:ascii="Arial" w:hAnsi="Arial" w:cs="Arial"/>
          <w:lang w:val="en-US"/>
        </w:rPr>
        <w:t> </w:t>
      </w:r>
      <w:r w:rsidR="00EC0B57" w:rsidRPr="00ED1143">
        <w:rPr>
          <w:rFonts w:ascii="Arial" w:hAnsi="Arial" w:cs="Arial"/>
          <w:lang w:val="en-US"/>
        </w:rPr>
        <w:t>[MIM], to deal with a range of Research Object (RO) related quality concerns. Conforming to a minimum information model gives rise to a notion of</w:t>
      </w:r>
      <w:r w:rsidR="00EC0B57" w:rsidRPr="00ED1143">
        <w:rPr>
          <w:rStyle w:val="apple-converted-space"/>
          <w:rFonts w:ascii="Arial" w:hAnsi="Arial" w:cs="Arial"/>
          <w:lang w:val="en-US"/>
        </w:rPr>
        <w:t> </w:t>
      </w:r>
      <w:r w:rsidR="00EC0B57" w:rsidRPr="00ED1143">
        <w:rPr>
          <w:rStyle w:val="Emphasis"/>
          <w:rFonts w:ascii="Arial" w:hAnsi="Arial" w:cs="Arial"/>
          <w:i w:val="0"/>
          <w:lang w:val="en-US"/>
        </w:rPr>
        <w:t>completeness</w:t>
      </w:r>
      <w:r w:rsidR="00EC0B57" w:rsidRPr="00ED1143">
        <w:rPr>
          <w:rFonts w:ascii="Arial" w:hAnsi="Arial" w:cs="Arial"/>
          <w:lang w:val="en-US"/>
        </w:rPr>
        <w:t>, i.e. that all information required for some purpose is present and available. In our work, a</w:t>
      </w:r>
      <w:r w:rsidR="00EC0B57" w:rsidRPr="00ED1143">
        <w:rPr>
          <w:rStyle w:val="apple-converted-space"/>
          <w:rFonts w:ascii="Arial" w:hAnsi="Arial" w:cs="Arial"/>
          <w:lang w:val="en-US"/>
        </w:rPr>
        <w:t> </w:t>
      </w:r>
      <w:r w:rsidR="00EC0B57" w:rsidRPr="00ED1143">
        <w:rPr>
          <w:rStyle w:val="Emphasis"/>
          <w:rFonts w:ascii="Arial" w:hAnsi="Arial" w:cs="Arial"/>
          <w:i w:val="0"/>
          <w:lang w:val="en-US"/>
        </w:rPr>
        <w:t>checklist</w:t>
      </w:r>
      <w:r w:rsidR="00EC0B57" w:rsidRPr="00ED1143">
        <w:rPr>
          <w:rStyle w:val="apple-converted-space"/>
          <w:rFonts w:ascii="Arial" w:hAnsi="Arial" w:cs="Arial"/>
          <w:lang w:val="en-US"/>
        </w:rPr>
        <w:t> </w:t>
      </w:r>
      <w:r w:rsidR="00EC0B57" w:rsidRPr="00ED1143">
        <w:rPr>
          <w:rFonts w:ascii="Arial" w:hAnsi="Arial" w:cs="Arial"/>
          <w:lang w:val="en-US"/>
        </w:rPr>
        <w:t>is a set of requirements on a Research Object that can be used to determine whether or not all information required for some purpose is present, and also that the provided information meets some additional criteria.</w:t>
      </w:r>
      <w:r w:rsidR="00E371E8">
        <w:rPr>
          <w:rFonts w:ascii="Arial" w:hAnsi="Arial" w:cs="Arial"/>
          <w:lang w:val="en-US"/>
        </w:rPr>
        <w:t xml:space="preserve"> </w:t>
      </w:r>
    </w:p>
    <w:p w:rsidR="00EC0B57" w:rsidRPr="00ED1143" w:rsidRDefault="00EC0B5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Minim model was introduced in</w:t>
      </w:r>
      <w:r w:rsidRPr="00ED1143">
        <w:rPr>
          <w:rStyle w:val="apple-converted-space"/>
          <w:rFonts w:ascii="Arial" w:hAnsi="Arial" w:cs="Arial"/>
          <w:lang w:val="en-US"/>
        </w:rPr>
        <w:t> </w:t>
      </w:r>
      <w:r w:rsidRPr="00ED1143">
        <w:rPr>
          <w:rFonts w:ascii="Arial" w:hAnsi="Arial" w:cs="Arial"/>
          <w:lang w:val="en-US"/>
        </w:rPr>
        <w:t>D4.2v1</w:t>
      </w:r>
      <w:r w:rsidR="00947F23">
        <w:rPr>
          <w:rFonts w:ascii="Arial" w:hAnsi="Arial" w:cs="Arial"/>
          <w:lang w:val="en-US"/>
        </w:rPr>
        <w:t xml:space="preserve"> [D4.2v1]</w:t>
      </w:r>
      <w:r w:rsidRPr="00ED1143">
        <w:rPr>
          <w:rFonts w:ascii="Arial" w:hAnsi="Arial" w:cs="Arial"/>
          <w:lang w:val="en-US"/>
        </w:rPr>
        <w:t xml:space="preserve">, reflecting its development as of August 2012, but its design and application </w:t>
      </w:r>
      <w:r w:rsidR="00722FBB" w:rsidRPr="00ED1143">
        <w:rPr>
          <w:rFonts w:ascii="Arial" w:hAnsi="Arial" w:cs="Arial"/>
          <w:lang w:val="en-US"/>
        </w:rPr>
        <w:t>has</w:t>
      </w:r>
      <w:r w:rsidRPr="00ED1143">
        <w:rPr>
          <w:rFonts w:ascii="Arial" w:hAnsi="Arial" w:cs="Arial"/>
          <w:lang w:val="en-US"/>
        </w:rPr>
        <w:t xml:space="preserve"> substantially progressed. In applying the checklist evaluation capability to myExperiment RO quality display, and oth</w:t>
      </w:r>
      <w:r w:rsidR="00DA7944" w:rsidRPr="00ED1143">
        <w:rPr>
          <w:rFonts w:ascii="Arial" w:hAnsi="Arial" w:cs="Arial"/>
          <w:lang w:val="en-US"/>
        </w:rPr>
        <w:t xml:space="preserve">er quality evaluations, we have </w:t>
      </w:r>
      <w:ins w:id="499" w:author="Graham Klyne" w:date="2013-07-18T11:14:00Z">
        <w:r w:rsidR="009C5B2F">
          <w:rPr>
            <w:rFonts w:ascii="Arial" w:hAnsi="Arial" w:cs="Arial"/>
            <w:lang w:val="en-US"/>
          </w:rPr>
          <w:t xml:space="preserve">since </w:t>
        </w:r>
      </w:ins>
      <w:r w:rsidR="00DA7944" w:rsidRPr="00ED1143">
        <w:rPr>
          <w:rFonts w:ascii="Arial" w:hAnsi="Arial" w:cs="Arial"/>
          <w:lang w:val="en-US"/>
        </w:rPr>
        <w:t>implemented or updated the following parts:</w:t>
      </w:r>
    </w:p>
    <w:p w:rsidR="00EC0B57" w:rsidRPr="00ED1143" w:rsidRDefault="00EC0B57" w:rsidP="003D3B22">
      <w:pPr>
        <w:pStyle w:val="ListParagraph"/>
        <w:numPr>
          <w:ilvl w:val="0"/>
          <w:numId w:val="10"/>
          <w:numberingChange w:id="500"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refactored the Minim model, and extended its range of capabilities to mee</w:t>
      </w:r>
      <w:r w:rsidR="00A82068" w:rsidRPr="00ED1143">
        <w:rPr>
          <w:rFonts w:cs="Arial"/>
        </w:rPr>
        <w:t>t</w:t>
      </w:r>
      <w:r w:rsidRPr="00ED1143">
        <w:rPr>
          <w:rFonts w:cs="Arial"/>
        </w:rPr>
        <w:t xml:space="preserve"> additional requirements,</w:t>
      </w:r>
    </w:p>
    <w:p w:rsidR="00EC0B57" w:rsidRPr="00ED1143" w:rsidRDefault="00EC0B57" w:rsidP="003D3B22">
      <w:pPr>
        <w:pStyle w:val="ListParagraph"/>
        <w:numPr>
          <w:ilvl w:val="0"/>
          <w:numId w:val="10"/>
          <w:numberingChange w:id="501"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updated the checklist evaluation code to use a SPARQL 1.1</w:t>
      </w:r>
      <w:r w:rsidR="00A82068" w:rsidRPr="00ED1143">
        <w:rPr>
          <w:rFonts w:cs="Arial"/>
        </w:rPr>
        <w:t xml:space="preserve"> library in place of SPARQL 1.0</w:t>
      </w:r>
      <w:r w:rsidRPr="00ED1143">
        <w:rPr>
          <w:rFonts w:cs="Arial"/>
        </w:rPr>
        <w:t>, significantly enhancing the expressive capability of the Minim model,</w:t>
      </w:r>
    </w:p>
    <w:p w:rsidR="00EC0B57" w:rsidRPr="00ED1143" w:rsidRDefault="00EC0B57" w:rsidP="003D3B22">
      <w:pPr>
        <w:pStyle w:val="ListParagraph"/>
        <w:numPr>
          <w:ilvl w:val="0"/>
          <w:numId w:val="10"/>
          <w:numberingChange w:id="502"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developed a "traffic light" display of checklist results (for myExperiment integration and other uses),</w:t>
      </w:r>
    </w:p>
    <w:p w:rsidR="00EC0B57" w:rsidRPr="00ED1143" w:rsidRDefault="00EC0B57" w:rsidP="003D3B22">
      <w:pPr>
        <w:pStyle w:val="ListParagraph"/>
        <w:numPr>
          <w:ilvl w:val="0"/>
          <w:numId w:val="10"/>
          <w:numberingChange w:id="503" w:author="Graham Klyne" w:date="2013-07-18T09:00:00Z" w:original=""/>
        </w:numPr>
        <w:overflowPunct/>
        <w:autoSpaceDE/>
        <w:autoSpaceDN/>
        <w:adjustRightInd/>
        <w:spacing w:before="100" w:beforeAutospacing="1" w:after="100" w:afterAutospacing="1"/>
        <w:ind w:left="1080"/>
        <w:textAlignment w:val="auto"/>
        <w:rPr>
          <w:rFonts w:cs="Arial"/>
        </w:rPr>
      </w:pPr>
      <w:r w:rsidRPr="00ED1143">
        <w:rPr>
          <w:rFonts w:cs="Arial"/>
        </w:rPr>
        <w:t>developed a REST web service for RO checklist evaluation, and deployed this in the Wf4Ever sandbox,</w:t>
      </w:r>
    </w:p>
    <w:p w:rsidR="00DA7944" w:rsidRPr="00ED1143" w:rsidRDefault="00EC0B57" w:rsidP="003D3B22">
      <w:pPr>
        <w:pStyle w:val="ListParagraph"/>
        <w:numPr>
          <w:ilvl w:val="0"/>
          <w:numId w:val="10"/>
          <w:numberingChange w:id="504" w:author="Graham Klyne" w:date="2013-07-18T09:00:00Z" w:original=""/>
        </w:numPr>
        <w:overflowPunct/>
        <w:autoSpaceDE/>
        <w:autoSpaceDN/>
        <w:adjustRightInd/>
        <w:spacing w:before="225" w:beforeAutospacing="1" w:after="225" w:afterAutospacing="1"/>
        <w:ind w:left="1080"/>
        <w:textAlignment w:val="auto"/>
        <w:rPr>
          <w:rFonts w:cs="Arial"/>
          <w:lang w:val="en-US"/>
        </w:rPr>
      </w:pPr>
      <w:r w:rsidRPr="00ED1143">
        <w:rPr>
          <w:rFonts w:cs="Arial"/>
        </w:rPr>
        <w:t>created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ED1143" w:rsidRDefault="00EC0B57" w:rsidP="003D3B22">
      <w:pPr>
        <w:pStyle w:val="ListParagraph"/>
        <w:numPr>
          <w:ilvl w:val="0"/>
          <w:numId w:val="10"/>
          <w:numberingChange w:id="505" w:author="Graham Klyne" w:date="2013-07-18T09:00:00Z" w:original=""/>
        </w:numPr>
        <w:overflowPunct/>
        <w:autoSpaceDE/>
        <w:autoSpaceDN/>
        <w:adjustRightInd/>
        <w:spacing w:before="225" w:beforeAutospacing="1" w:after="225" w:afterAutospacing="1"/>
        <w:ind w:left="1080"/>
        <w:textAlignment w:val="auto"/>
        <w:rPr>
          <w:rFonts w:cs="Arial"/>
          <w:lang w:val="en-US"/>
        </w:rPr>
      </w:pPr>
      <w:r w:rsidRPr="00ED1143">
        <w:rPr>
          <w:rFonts w:cs="Arial"/>
          <w:lang w:val="en-US"/>
        </w:rPr>
        <w:t>We have also started work to evaluate the capabilities of the Minim model applied to a range of quality evaluation scenarios.</w:t>
      </w:r>
    </w:p>
    <w:p w:rsidR="00101589" w:rsidRPr="00ED1143" w:rsidRDefault="00A82068" w:rsidP="003D3B22">
      <w:pPr>
        <w:overflowPunct/>
        <w:autoSpaceDE/>
        <w:autoSpaceDN/>
        <w:adjustRightInd/>
        <w:spacing w:before="225" w:after="225" w:afterAutospacing="1"/>
        <w:ind w:left="360"/>
        <w:textAlignment w:val="auto"/>
        <w:rPr>
          <w:rFonts w:cs="Arial"/>
        </w:rPr>
      </w:pPr>
      <w:r w:rsidRPr="00ED1143">
        <w:rPr>
          <w:rFonts w:cs="Arial"/>
          <w:lang w:val="en-US"/>
        </w:rPr>
        <w:t>I</w:t>
      </w:r>
      <w:r w:rsidR="005B4801">
        <w:rPr>
          <w:rFonts w:cs="Arial"/>
          <w:lang w:val="en-US"/>
        </w:rPr>
        <w:t>n</w:t>
      </w:r>
      <w:r w:rsidRPr="00ED1143">
        <w:rPr>
          <w:rFonts w:cs="Arial"/>
          <w:lang w:val="en-US"/>
        </w:rPr>
        <w:t xml:space="preserve"> the next </w:t>
      </w:r>
      <w:r w:rsidR="00145553" w:rsidRPr="00ED1143">
        <w:rPr>
          <w:rFonts w:cs="Arial"/>
          <w:lang w:val="en-US"/>
        </w:rPr>
        <w:t>sub</w:t>
      </w:r>
      <w:r w:rsidRPr="00ED1143">
        <w:rPr>
          <w:rFonts w:cs="Arial"/>
          <w:lang w:val="en-US"/>
        </w:rPr>
        <w:t>s</w:t>
      </w:r>
      <w:r w:rsidR="00EC0B57" w:rsidRPr="00ED1143">
        <w:rPr>
          <w:rFonts w:cs="Arial"/>
          <w:lang w:val="en-US"/>
        </w:rPr>
        <w:t xml:space="preserve">ections </w:t>
      </w:r>
      <w:r w:rsidRPr="00ED1143">
        <w:rPr>
          <w:rFonts w:cs="Arial"/>
        </w:rPr>
        <w:t xml:space="preserve">we describe the </w:t>
      </w:r>
      <w:r w:rsidR="00EC0B57" w:rsidRPr="00ED1143">
        <w:rPr>
          <w:rFonts w:cs="Arial"/>
        </w:rPr>
        <w:t>Minim data model used to define checklists,</w:t>
      </w:r>
      <w:r w:rsidR="009B25FE" w:rsidRPr="00ED1143">
        <w:rPr>
          <w:rFonts w:cs="Arial"/>
        </w:rPr>
        <w:t xml:space="preserve"> </w:t>
      </w:r>
      <w:r w:rsidR="00EC0B57" w:rsidRPr="00ED1143">
        <w:rPr>
          <w:rFonts w:cs="Arial"/>
        </w:rPr>
        <w:t>the Minim results data model used to express the result of a checklist evaluation,</w:t>
      </w:r>
      <w:r w:rsidR="009B25FE" w:rsidRPr="00ED1143">
        <w:rPr>
          <w:rFonts w:cs="Arial"/>
        </w:rPr>
        <w:t xml:space="preserve"> </w:t>
      </w:r>
      <w:r w:rsidR="00EC0B57" w:rsidRPr="00ED1143">
        <w:rPr>
          <w:rFonts w:cs="Arial"/>
        </w:rPr>
        <w:t>additional services created to support</w:t>
      </w:r>
      <w:r w:rsidR="009B25FE" w:rsidRPr="00ED1143">
        <w:rPr>
          <w:rFonts w:cs="Arial"/>
        </w:rPr>
        <w:t xml:space="preserve"> </w:t>
      </w:r>
      <w:r w:rsidR="00EC0B57" w:rsidRPr="00ED1143">
        <w:rPr>
          <w:rFonts w:cs="Arial"/>
        </w:rPr>
        <w:t>presentation of evaluation results to users of Research Objects,</w:t>
      </w:r>
      <w:r w:rsidR="009B25FE" w:rsidRPr="00ED1143">
        <w:rPr>
          <w:rFonts w:cs="Arial"/>
        </w:rPr>
        <w:t xml:space="preserve"> </w:t>
      </w:r>
      <w:r w:rsidR="00EC0B57" w:rsidRPr="00ED1143">
        <w:rPr>
          <w:rFonts w:cs="Arial"/>
        </w:rPr>
        <w:t xml:space="preserve">the </w:t>
      </w:r>
      <w:r w:rsidR="009B25FE" w:rsidRPr="00ED1143">
        <w:rPr>
          <w:rFonts w:cs="Arial"/>
        </w:rPr>
        <w:t>c</w:t>
      </w:r>
      <w:r w:rsidR="00EC0B57" w:rsidRPr="00ED1143">
        <w:rPr>
          <w:rFonts w:cs="Arial"/>
        </w:rPr>
        <w:t>hecklist evaluation software structure and its integration with other Wf4Ever project elements,</w:t>
      </w:r>
      <w:r w:rsidR="009B25FE" w:rsidRPr="00ED1143">
        <w:rPr>
          <w:rFonts w:cs="Arial"/>
        </w:rPr>
        <w:t xml:space="preserve"> </w:t>
      </w:r>
      <w:r w:rsidRPr="00ED1143">
        <w:rPr>
          <w:rFonts w:cs="Arial"/>
        </w:rPr>
        <w:t xml:space="preserve">and </w:t>
      </w:r>
      <w:r w:rsidR="00EC0B57" w:rsidRPr="00ED1143">
        <w:rPr>
          <w:rFonts w:cs="Arial"/>
        </w:rPr>
        <w:t>some applications that have been created using the ch</w:t>
      </w:r>
      <w:r w:rsidRPr="00ED1143">
        <w:rPr>
          <w:rFonts w:cs="Arial"/>
        </w:rPr>
        <w:t>ecklist evaluation capabilities.</w:t>
      </w:r>
    </w:p>
    <w:p w:rsidR="00EC0B57" w:rsidRPr="00ED1143" w:rsidRDefault="00EC0B57" w:rsidP="0009146B">
      <w:pPr>
        <w:pStyle w:val="Heading2"/>
        <w:numPr>
          <w:numberingChange w:id="506" w:author="Graham Klyne" w:date="2013-07-18T09:00:00Z" w:original="%1:4:0:.%2:2:0:"/>
        </w:numPr>
      </w:pPr>
      <w:bookmarkStart w:id="507" w:name="_Toc361755199"/>
      <w:r w:rsidRPr="00ED1143">
        <w:t>Ontological models</w:t>
      </w:r>
      <w:bookmarkEnd w:id="507"/>
    </w:p>
    <w:p w:rsidR="009B25FE" w:rsidRPr="00ED1143" w:rsidRDefault="004F6271" w:rsidP="003D3B22">
      <w:pPr>
        <w:ind w:left="360"/>
        <w:rPr>
          <w:rFonts w:cs="Arial"/>
          <w:shd w:val="clear" w:color="auto" w:fill="FFFFFF"/>
        </w:rPr>
      </w:pPr>
      <w:r w:rsidRPr="00ED1143">
        <w:rPr>
          <w:rFonts w:cs="Arial"/>
          <w:shd w:val="clear" w:color="auto" w:fill="FFFFFF"/>
        </w:rPr>
        <w:t xml:space="preserve">The evaluation of completeness is based on </w:t>
      </w:r>
      <w:r w:rsidR="00BC661A">
        <w:rPr>
          <w:rFonts w:cs="Arial"/>
          <w:shd w:val="clear" w:color="auto" w:fill="FFFFFF"/>
        </w:rPr>
        <w:t xml:space="preserve">a </w:t>
      </w:r>
      <w:r w:rsidR="00201C76" w:rsidRPr="00ED1143">
        <w:rPr>
          <w:rFonts w:cs="Arial"/>
          <w:shd w:val="clear" w:color="auto" w:fill="FFFFFF"/>
        </w:rPr>
        <w:t>set of requirements defined as a checklist</w:t>
      </w:r>
      <w:ins w:id="508" w:author="Graham Klyne" w:date="2013-07-18T11:15:00Z">
        <w:r w:rsidR="009C5B2F">
          <w:rPr>
            <w:rFonts w:cs="Arial"/>
            <w:shd w:val="clear" w:color="auto" w:fill="FFFFFF"/>
          </w:rPr>
          <w:t>,</w:t>
        </w:r>
      </w:ins>
      <w:r w:rsidR="00201C76" w:rsidRPr="00ED1143">
        <w:rPr>
          <w:rFonts w:cs="Arial"/>
          <w:shd w:val="clear" w:color="auto" w:fill="FFFFFF"/>
        </w:rPr>
        <w:t xml:space="preserve"> which is </w:t>
      </w:r>
      <w:del w:id="509" w:author="Graham Klyne" w:date="2013-07-18T11:15:00Z">
        <w:r w:rsidR="00201C76" w:rsidRPr="00ED1143" w:rsidDel="009C5B2F">
          <w:rPr>
            <w:rFonts w:cs="Arial"/>
            <w:shd w:val="clear" w:color="auto" w:fill="FFFFFF"/>
          </w:rPr>
          <w:delText xml:space="preserve">also </w:delText>
        </w:r>
      </w:del>
      <w:r w:rsidR="009B25FE" w:rsidRPr="00ED1143">
        <w:rPr>
          <w:rFonts w:cs="Arial"/>
          <w:shd w:val="clear" w:color="auto" w:fill="FFFFFF"/>
        </w:rPr>
        <w:t>described by a Minim model</w:t>
      </w:r>
      <w:r w:rsidR="00201C76" w:rsidRPr="00ED1143">
        <w:rPr>
          <w:rFonts w:cs="Arial"/>
          <w:shd w:val="clear" w:color="auto" w:fill="FFFFFF"/>
        </w:rPr>
        <w:t xml:space="preserve">. </w:t>
      </w:r>
      <w:del w:id="510" w:author="Graham Klyne" w:date="2013-07-18T11:15:00Z">
        <w:r w:rsidR="00201C76" w:rsidRPr="00ED1143" w:rsidDel="009C5B2F">
          <w:rPr>
            <w:rFonts w:cs="Arial"/>
            <w:shd w:val="clear" w:color="auto" w:fill="FFFFFF"/>
          </w:rPr>
          <w:delText>Afterwards t</w:delText>
        </w:r>
      </w:del>
      <w:ins w:id="511" w:author="Graham Klyne" w:date="2013-07-18T11:15:00Z">
        <w:r w:rsidR="009C5B2F">
          <w:rPr>
            <w:rFonts w:cs="Arial"/>
            <w:shd w:val="clear" w:color="auto" w:fill="FFFFFF"/>
          </w:rPr>
          <w:t>T</w:t>
        </w:r>
      </w:ins>
      <w:r w:rsidR="00201C76" w:rsidRPr="00ED1143">
        <w:rPr>
          <w:rFonts w:cs="Arial"/>
          <w:shd w:val="clear" w:color="auto" w:fill="FFFFFF"/>
        </w:rPr>
        <w:t xml:space="preserve">he </w:t>
      </w:r>
      <w:r w:rsidR="009B25FE" w:rsidRPr="00ED1143">
        <w:rPr>
          <w:rFonts w:cs="Arial"/>
          <w:shd w:val="clear" w:color="auto" w:fill="FFFFFF"/>
        </w:rPr>
        <w:t>results of</w:t>
      </w:r>
      <w:ins w:id="512" w:author="Graham Klyne" w:date="2013-07-18T11:15:00Z">
        <w:r w:rsidR="009C5B2F">
          <w:rPr>
            <w:rFonts w:cs="Arial"/>
            <w:shd w:val="clear" w:color="auto" w:fill="FFFFFF"/>
          </w:rPr>
          <w:t xml:space="preserve"> a</w:t>
        </w:r>
      </w:ins>
      <w:r w:rsidR="009B25FE" w:rsidRPr="00ED1143">
        <w:rPr>
          <w:rFonts w:cs="Arial"/>
          <w:shd w:val="clear" w:color="auto" w:fill="FFFFFF"/>
        </w:rPr>
        <w:t xml:space="preserve"> </w:t>
      </w:r>
      <w:del w:id="513" w:author="Graham Klyne" w:date="2013-07-18T11:15:00Z">
        <w:r w:rsidR="009B25FE" w:rsidRPr="00ED1143" w:rsidDel="009C5B2F">
          <w:rPr>
            <w:rFonts w:cs="Arial"/>
            <w:shd w:val="clear" w:color="auto" w:fill="FFFFFF"/>
          </w:rPr>
          <w:delText>an assessment</w:delText>
        </w:r>
      </w:del>
      <w:ins w:id="514" w:author="Graham Klyne" w:date="2013-07-18T11:15:00Z">
        <w:r w:rsidR="009C5B2F">
          <w:rPr>
            <w:rFonts w:cs="Arial"/>
            <w:shd w:val="clear" w:color="auto" w:fill="FFFFFF"/>
          </w:rPr>
          <w:t>checklist evaluation</w:t>
        </w:r>
      </w:ins>
      <w:r w:rsidR="009B25FE" w:rsidRPr="00ED1143">
        <w:rPr>
          <w:rFonts w:cs="Arial"/>
          <w:shd w:val="clear" w:color="auto" w:fill="FFFFFF"/>
        </w:rPr>
        <w:t xml:space="preserve"> are presented using the Minim results model.</w:t>
      </w:r>
      <w:r w:rsidR="00201C76" w:rsidRPr="00ED1143">
        <w:rPr>
          <w:rFonts w:cs="Arial"/>
          <w:shd w:val="clear" w:color="auto" w:fill="FFFFFF"/>
        </w:rPr>
        <w:t xml:space="preserve"> </w:t>
      </w:r>
      <w:del w:id="515" w:author="Graham Klyne" w:date="2013-07-18T11:16:00Z">
        <w:r w:rsidR="00201C76" w:rsidRPr="00ED1143" w:rsidDel="009C5B2F">
          <w:rPr>
            <w:rFonts w:cs="Arial"/>
            <w:shd w:val="clear" w:color="auto" w:fill="FFFFFF"/>
          </w:rPr>
          <w:delText xml:space="preserve">In the </w:delText>
        </w:r>
      </w:del>
      <w:del w:id="516" w:author="Graham Klyne" w:date="2013-07-18T11:15:00Z">
        <w:r w:rsidR="00201C76" w:rsidRPr="00ED1143" w:rsidDel="009C5B2F">
          <w:rPr>
            <w:rFonts w:cs="Arial"/>
            <w:shd w:val="clear" w:color="auto" w:fill="FFFFFF"/>
          </w:rPr>
          <w:delText xml:space="preserve">next </w:delText>
        </w:r>
      </w:del>
      <w:del w:id="517" w:author="Graham Klyne" w:date="2013-07-18T11:16:00Z">
        <w:r w:rsidR="00201C76" w:rsidRPr="00ED1143" w:rsidDel="009C5B2F">
          <w:rPr>
            <w:rFonts w:cs="Arial"/>
            <w:shd w:val="clear" w:color="auto" w:fill="FFFFFF"/>
          </w:rPr>
          <w:delText>w</w:delText>
        </w:r>
      </w:del>
      <w:ins w:id="518" w:author="Graham Klyne" w:date="2013-07-18T11:16:00Z">
        <w:r w:rsidR="009C5B2F">
          <w:rPr>
            <w:rFonts w:cs="Arial"/>
            <w:shd w:val="clear" w:color="auto" w:fill="FFFFFF"/>
          </w:rPr>
          <w:t>W</w:t>
        </w:r>
      </w:ins>
      <w:r w:rsidR="00201C76" w:rsidRPr="00ED1143">
        <w:rPr>
          <w:rFonts w:cs="Arial"/>
          <w:shd w:val="clear" w:color="auto" w:fill="FFFFFF"/>
        </w:rPr>
        <w:t>e describe</w:t>
      </w:r>
      <w:del w:id="519" w:author="Graham Klyne" w:date="2013-07-18T11:16:00Z">
        <w:r w:rsidR="00201C76" w:rsidRPr="00ED1143" w:rsidDel="009C5B2F">
          <w:rPr>
            <w:rFonts w:cs="Arial"/>
            <w:shd w:val="clear" w:color="auto" w:fill="FFFFFF"/>
          </w:rPr>
          <w:delText>d</w:delText>
        </w:r>
      </w:del>
      <w:r w:rsidR="000C1DA4" w:rsidRPr="00ED1143">
        <w:rPr>
          <w:rFonts w:cs="Arial"/>
          <w:shd w:val="clear" w:color="auto" w:fill="FFFFFF"/>
        </w:rPr>
        <w:t xml:space="preserve"> these models</w:t>
      </w:r>
      <w:ins w:id="520" w:author="Graham Klyne" w:date="2013-07-18T11:16:00Z">
        <w:r w:rsidR="009C5B2F">
          <w:rPr>
            <w:rFonts w:cs="Arial"/>
            <w:shd w:val="clear" w:color="auto" w:fill="FFFFFF"/>
          </w:rPr>
          <w:t xml:space="preserve"> i</w:t>
        </w:r>
        <w:r w:rsidR="009C5B2F" w:rsidRPr="00ED1143">
          <w:rPr>
            <w:rFonts w:cs="Arial"/>
            <w:shd w:val="clear" w:color="auto" w:fill="FFFFFF"/>
          </w:rPr>
          <w:t xml:space="preserve">n the </w:t>
        </w:r>
        <w:r w:rsidR="009C5B2F">
          <w:rPr>
            <w:rFonts w:cs="Arial"/>
            <w:shd w:val="clear" w:color="auto" w:fill="FFFFFF"/>
          </w:rPr>
          <w:t>following sections</w:t>
        </w:r>
      </w:ins>
      <w:del w:id="521" w:author="Graham Klyne" w:date="2013-07-18T11:16:00Z">
        <w:r w:rsidR="00201C76" w:rsidRPr="00ED1143" w:rsidDel="009C5B2F">
          <w:rPr>
            <w:rFonts w:cs="Arial"/>
            <w:shd w:val="clear" w:color="auto" w:fill="FFFFFF"/>
          </w:rPr>
          <w:delText>.</w:delText>
        </w:r>
      </w:del>
      <w:ins w:id="522" w:author="Graham Klyne" w:date="2013-07-18T11:16:00Z">
        <w:r w:rsidR="009C5B2F">
          <w:rPr>
            <w:rFonts w:cs="Arial"/>
            <w:shd w:val="clear" w:color="auto" w:fill="FFFFFF"/>
          </w:rPr>
          <w:t>.</w:t>
        </w:r>
      </w:ins>
      <w:del w:id="523" w:author="Graham Klyne" w:date="2013-07-18T11:16:00Z">
        <w:r w:rsidR="00201C76" w:rsidRPr="00ED1143" w:rsidDel="009C5B2F">
          <w:rPr>
            <w:rFonts w:cs="Arial"/>
            <w:shd w:val="clear" w:color="auto" w:fill="FFFFFF"/>
          </w:rPr>
          <w:delText xml:space="preserve"> </w:delText>
        </w:r>
      </w:del>
    </w:p>
    <w:p w:rsidR="009B25FE" w:rsidRPr="00ED1143" w:rsidRDefault="009B25FE" w:rsidP="0009146B">
      <w:pPr>
        <w:pStyle w:val="Heading2"/>
        <w:numPr>
          <w:numberingChange w:id="524" w:author="Graham Klyne" w:date="2013-07-18T09:00:00Z" w:original="%1:4:0:.%2:3:0:"/>
        </w:numPr>
      </w:pPr>
      <w:bookmarkStart w:id="525" w:name="_Toc361755200"/>
      <w:r w:rsidRPr="00ED1143">
        <w:t>Minim model for defining checklists</w:t>
      </w:r>
      <w:bookmarkEnd w:id="525"/>
    </w:p>
    <w:p w:rsidR="009B25FE" w:rsidRPr="00ED1143" w:rsidRDefault="009B25FE" w:rsidP="00BC661A">
      <w:pPr>
        <w:ind w:left="360"/>
        <w:rPr>
          <w:rFonts w:cs="Arial"/>
          <w:lang w:val="en-US"/>
        </w:rPr>
      </w:pPr>
      <w:r w:rsidRPr="00ED1143">
        <w:rPr>
          <w:rFonts w:cs="Arial"/>
          <w:shd w:val="clear" w:color="auto" w:fill="FFFFFF"/>
        </w:rPr>
        <w:t xml:space="preserve">This model has been significantly refactored and enhanced since </w:t>
      </w:r>
      <w:r w:rsidR="00BC661A">
        <w:rPr>
          <w:rFonts w:cs="Arial"/>
          <w:shd w:val="clear" w:color="auto" w:fill="FFFFFF"/>
        </w:rPr>
        <w:t>M20</w:t>
      </w:r>
      <w:r w:rsidRPr="00ED1143">
        <w:rPr>
          <w:rFonts w:cs="Arial"/>
          <w:shd w:val="clear" w:color="auto" w:fill="FFFFFF"/>
        </w:rPr>
        <w:t xml:space="preserve">. The enhancements provide a cleaner structure to the overall model, greater expressive capability (including value cardinality tests similar to those supported </w:t>
      </w:r>
      <w:ins w:id="526" w:author="Graham Klyne" w:date="2013-07-18T11:17:00Z">
        <w:r w:rsidR="009C5B2F">
          <w:rPr>
            <w:rFonts w:cs="Arial"/>
            <w:shd w:val="clear" w:color="auto" w:fill="FFFFFF"/>
          </w:rPr>
          <w:t>b</w:t>
        </w:r>
      </w:ins>
      <w:del w:id="527" w:author="Graham Klyne" w:date="2013-07-18T11:17:00Z">
        <w:r w:rsidRPr="00ED1143" w:rsidDel="009C5B2F">
          <w:rPr>
            <w:rFonts w:cs="Arial"/>
            <w:shd w:val="clear" w:color="auto" w:fill="FFFFFF"/>
          </w:rPr>
          <w:delText>m</w:delText>
        </w:r>
      </w:del>
      <w:r w:rsidRPr="00ED1143">
        <w:rPr>
          <w:rFonts w:cs="Arial"/>
          <w:shd w:val="clear" w:color="auto" w:fill="FFFFFF"/>
        </w:rPr>
        <w:t xml:space="preserve">y MIM), and clear identification of extension points at which new capabilities can be added to the model. The refactoring is done so that old-style Minim definitions do not conflict with new style definitions, and both may be </w:t>
      </w:r>
      <w:ins w:id="528" w:author="Graham Klyne" w:date="2013-07-18T11:17:00Z">
        <w:r w:rsidR="009C5B2F">
          <w:rPr>
            <w:rFonts w:cs="Arial"/>
            <w:shd w:val="clear" w:color="auto" w:fill="FFFFFF"/>
          </w:rPr>
          <w:t xml:space="preserve">(and are) </w:t>
        </w:r>
      </w:ins>
      <w:r w:rsidRPr="00ED1143">
        <w:rPr>
          <w:rFonts w:cs="Arial"/>
          <w:shd w:val="clear" w:color="auto" w:fill="FFFFFF"/>
        </w:rPr>
        <w:t xml:space="preserve">supported in </w:t>
      </w:r>
      <w:del w:id="529" w:author="Graham Klyne" w:date="2013-07-18T11:17:00Z">
        <w:r w:rsidR="00F85F30" w:rsidRPr="00ED1143" w:rsidDel="009C5B2F">
          <w:rPr>
            <w:rFonts w:cs="Arial"/>
            <w:shd w:val="clear" w:color="auto" w:fill="FFFFFF"/>
          </w:rPr>
          <w:delText>the same</w:delText>
        </w:r>
      </w:del>
      <w:ins w:id="530" w:author="Graham Klyne" w:date="2013-07-18T11:17:00Z">
        <w:r w:rsidR="009C5B2F">
          <w:rPr>
            <w:rFonts w:cs="Arial"/>
            <w:shd w:val="clear" w:color="auto" w:fill="FFFFFF"/>
          </w:rPr>
          <w:t>a</w:t>
        </w:r>
      </w:ins>
      <w:r w:rsidR="00F85F30" w:rsidRPr="00ED1143">
        <w:rPr>
          <w:rFonts w:cs="Arial"/>
          <w:shd w:val="clear" w:color="auto" w:fill="FFFFFF"/>
        </w:rPr>
        <w:t xml:space="preserve"> </w:t>
      </w:r>
      <w:r w:rsidRPr="00ED1143">
        <w:rPr>
          <w:rFonts w:cs="Arial"/>
          <w:shd w:val="clear" w:color="auto" w:fill="FFFFFF"/>
        </w:rPr>
        <w:t>single implementation.</w:t>
      </w:r>
      <w:r w:rsidR="00BC661A">
        <w:rPr>
          <w:rFonts w:cs="Arial"/>
          <w:shd w:val="clear" w:color="auto" w:fill="FFFFFF"/>
        </w:rPr>
        <w:t xml:space="preserve"> </w:t>
      </w:r>
      <w:r w:rsidRPr="00ED1143">
        <w:rPr>
          <w:rFonts w:cs="Arial"/>
          <w:lang w:val="en-US"/>
        </w:rPr>
        <w:t>The Minim</w:t>
      </w:r>
      <w:r w:rsidRPr="00ED1143">
        <w:rPr>
          <w:rStyle w:val="apple-converted-space"/>
          <w:rFonts w:cs="Arial"/>
          <w:lang w:val="en-US"/>
        </w:rPr>
        <w:t> </w:t>
      </w:r>
      <w:r w:rsidRPr="00ED1143">
        <w:rPr>
          <w:rFonts w:cs="Arial"/>
          <w:lang w:val="en-US"/>
        </w:rPr>
        <w:t>ontology</w:t>
      </w:r>
      <w:r w:rsidR="00FF519D" w:rsidRPr="00ED1143">
        <w:rPr>
          <w:rStyle w:val="FootnoteReference"/>
          <w:rFonts w:cs="Arial"/>
          <w:lang w:val="en-US"/>
        </w:rPr>
        <w:footnoteReference w:id="44"/>
      </w:r>
      <w:r w:rsidRPr="00ED1143">
        <w:rPr>
          <w:rFonts w:cs="Arial"/>
          <w:lang w:val="en-US"/>
        </w:rPr>
        <w:t>, its</w:t>
      </w:r>
      <w:r w:rsidRPr="00ED1143">
        <w:rPr>
          <w:rStyle w:val="apple-converted-space"/>
          <w:rFonts w:cs="Arial"/>
          <w:lang w:val="en-US"/>
        </w:rPr>
        <w:t> </w:t>
      </w:r>
      <w:r w:rsidRPr="00ED1143">
        <w:rPr>
          <w:rFonts w:cs="Arial"/>
          <w:lang w:val="en-US"/>
        </w:rPr>
        <w:t>specification</w:t>
      </w:r>
      <w:r w:rsidR="00FF519D" w:rsidRPr="00ED1143">
        <w:rPr>
          <w:rStyle w:val="FootnoteReference"/>
          <w:rFonts w:cs="Arial"/>
          <w:lang w:val="en-US"/>
        </w:rPr>
        <w:footnoteReference w:id="45"/>
      </w:r>
      <w:r w:rsidR="00BC661A">
        <w:rPr>
          <w:rFonts w:cs="Arial"/>
          <w:lang w:val="en-US"/>
        </w:rPr>
        <w:t>,</w:t>
      </w:r>
      <w:r w:rsidRPr="00ED1143">
        <w:rPr>
          <w:rStyle w:val="apple-converted-space"/>
          <w:rFonts w:cs="Arial"/>
          <w:lang w:val="en-US"/>
        </w:rPr>
        <w:t> </w:t>
      </w:r>
      <w:r w:rsidRPr="00ED1143">
        <w:rPr>
          <w:rFonts w:cs="Arial"/>
          <w:lang w:val="en-US"/>
        </w:rPr>
        <w:t>and its</w:t>
      </w:r>
      <w:r w:rsidRPr="00ED1143">
        <w:rPr>
          <w:rStyle w:val="apple-converted-space"/>
          <w:rFonts w:cs="Arial"/>
          <w:lang w:val="en-US"/>
        </w:rPr>
        <w:t> </w:t>
      </w:r>
      <w:r w:rsidRPr="00ED1143">
        <w:rPr>
          <w:rFonts w:cs="Arial"/>
          <w:lang w:val="en-US"/>
        </w:rPr>
        <w:t>OWLDoc documentation</w:t>
      </w:r>
      <w:r w:rsidR="00FF519D" w:rsidRPr="00ED1143">
        <w:rPr>
          <w:rStyle w:val="FootnoteReference"/>
          <w:rFonts w:cs="Arial"/>
        </w:rPr>
        <w:footnoteReference w:id="46"/>
      </w:r>
      <w:r w:rsidRPr="00ED1143">
        <w:rPr>
          <w:rStyle w:val="apple-converted-space"/>
          <w:rFonts w:cs="Arial"/>
          <w:lang w:val="en-US"/>
        </w:rPr>
        <w:t> </w:t>
      </w:r>
      <w:r w:rsidRPr="00ED1143">
        <w:rPr>
          <w:rFonts w:cs="Arial"/>
          <w:lang w:val="en-US"/>
        </w:rPr>
        <w:t>are maintained in a</w:t>
      </w:r>
      <w:r w:rsidRPr="00ED1143">
        <w:rPr>
          <w:rStyle w:val="apple-converted-space"/>
          <w:rFonts w:cs="Arial"/>
          <w:lang w:val="en-US"/>
        </w:rPr>
        <w:t> </w:t>
      </w:r>
      <w:r w:rsidRPr="00ED1143">
        <w:rPr>
          <w:rFonts w:cs="Arial"/>
          <w:lang w:val="en-US"/>
        </w:rPr>
        <w:t>GitHub project</w:t>
      </w:r>
      <w:r w:rsidR="00FF519D" w:rsidRPr="00ED1143">
        <w:rPr>
          <w:rStyle w:val="FootnoteReference"/>
          <w:rFonts w:cs="Arial"/>
          <w:lang w:val="en-US"/>
        </w:rPr>
        <w:footnoteReference w:id="47"/>
      </w:r>
      <w:r w:rsidRPr="00ED1143">
        <w:rPr>
          <w:rFonts w:cs="Arial"/>
          <w:lang w:val="en-US"/>
        </w:rPr>
        <w:t>.</w:t>
      </w:r>
    </w:p>
    <w:p w:rsidR="009B25FE" w:rsidRPr="00ED1143" w:rsidRDefault="009B25FE" w:rsidP="003D3B22">
      <w:pPr>
        <w:pStyle w:val="NormalWeb"/>
        <w:spacing w:before="225" w:beforeAutospacing="0" w:after="225"/>
        <w:ind w:left="360"/>
        <w:rPr>
          <w:rFonts w:ascii="Arial" w:hAnsi="Arial" w:cs="Arial"/>
          <w:lang w:val="en-US"/>
        </w:rPr>
      </w:pPr>
      <w:r w:rsidRPr="00ED1143">
        <w:rPr>
          <w:rFonts w:ascii="Arial" w:hAnsi="Arial" w:cs="Arial"/>
          <w:lang w:val="en-US"/>
        </w:rPr>
        <w:t>The main elements of the Minim model are:</w:t>
      </w:r>
    </w:p>
    <w:p w:rsidR="009B25FE" w:rsidRPr="00ED1143" w:rsidRDefault="009B25FE" w:rsidP="003D3B22">
      <w:pPr>
        <w:pStyle w:val="NormalWeb"/>
        <w:numPr>
          <w:ilvl w:val="0"/>
          <w:numId w:val="11"/>
          <w:numberingChange w:id="531" w:author="Graham Klyne" w:date="2013-07-18T09:00:00Z" w:original=""/>
        </w:numPr>
        <w:spacing w:before="0" w:beforeAutospacing="0" w:after="0"/>
        <w:ind w:left="720"/>
        <w:jc w:val="both"/>
        <w:rPr>
          <w:rFonts w:ascii="Arial" w:hAnsi="Arial" w:cs="Arial"/>
          <w:lang w:val="en-US"/>
        </w:rPr>
      </w:pPr>
      <w:r w:rsidRPr="00ED1143">
        <w:rPr>
          <w:rStyle w:val="Strong"/>
          <w:rFonts w:ascii="Arial" w:hAnsi="Arial" w:cs="Arial"/>
          <w:lang w:val="en-US"/>
        </w:rPr>
        <w:t>Checklists</w:t>
      </w:r>
      <w:del w:id="532" w:author="Graham Klyne" w:date="2013-07-18T11:17:00Z">
        <w:r w:rsidR="00F85F30" w:rsidRPr="00ED1143" w:rsidDel="009C5B2F">
          <w:rPr>
            <w:rStyle w:val="Strong"/>
            <w:rFonts w:ascii="Arial" w:hAnsi="Arial" w:cs="Arial"/>
            <w:lang w:val="en-US"/>
          </w:rPr>
          <w:delText xml:space="preserve"> Model</w:delText>
        </w:r>
      </w:del>
      <w:r w:rsidRPr="00ED1143">
        <w:rPr>
          <w:rFonts w:ascii="Arial" w:hAnsi="Arial" w:cs="Arial"/>
          <w:lang w:val="en-US"/>
        </w:rPr>
        <w:t xml:space="preserve">: </w:t>
      </w:r>
      <w:r w:rsidR="00F85F30" w:rsidRPr="00ED1143">
        <w:rPr>
          <w:rFonts w:ascii="Arial" w:hAnsi="Arial" w:cs="Arial"/>
          <w:lang w:val="en-US"/>
        </w:rPr>
        <w:t>d</w:t>
      </w:r>
      <w:r w:rsidRPr="00ED1143">
        <w:rPr>
          <w:rFonts w:ascii="Arial" w:hAnsi="Arial" w:cs="Arial"/>
          <w:lang w:val="en-US"/>
        </w:rPr>
        <w:t>ifferent models may be provided for different purposes; e.g. the requirements for</w:t>
      </w:r>
      <w:r w:rsidR="00F85F30" w:rsidRPr="00ED1143">
        <w:rPr>
          <w:rFonts w:ascii="Arial" w:hAnsi="Arial" w:cs="Arial"/>
          <w:lang w:val="en-US"/>
        </w:rPr>
        <w:t xml:space="preserve"> the purpose of</w:t>
      </w:r>
      <w:r w:rsidRPr="00ED1143">
        <w:rPr>
          <w:rFonts w:ascii="Arial" w:hAnsi="Arial" w:cs="Arial"/>
          <w:lang w:val="en-US"/>
        </w:rPr>
        <w:t xml:space="preserve"> reviewing an experiment </w:t>
      </w:r>
      <w:r w:rsidR="00BC661A">
        <w:rPr>
          <w:rFonts w:ascii="Arial" w:hAnsi="Arial" w:cs="Arial"/>
          <w:lang w:val="en-US"/>
        </w:rPr>
        <w:t xml:space="preserve">are </w:t>
      </w:r>
      <w:r w:rsidRPr="00ED1143">
        <w:rPr>
          <w:rFonts w:ascii="Arial" w:hAnsi="Arial" w:cs="Arial"/>
          <w:lang w:val="en-US"/>
        </w:rPr>
        <w:t xml:space="preserve"> different from those for a </w:t>
      </w:r>
      <w:r w:rsidR="00F85F30" w:rsidRPr="00ED1143">
        <w:rPr>
          <w:rFonts w:ascii="Arial" w:hAnsi="Arial" w:cs="Arial"/>
          <w:lang w:val="en-US"/>
        </w:rPr>
        <w:t xml:space="preserve">purpose of </w:t>
      </w:r>
      <w:r w:rsidRPr="00ED1143">
        <w:rPr>
          <w:rFonts w:ascii="Arial" w:hAnsi="Arial" w:cs="Arial"/>
          <w:lang w:val="en-US"/>
        </w:rPr>
        <w:t xml:space="preserve">workflow </w:t>
      </w:r>
      <w:r w:rsidR="00F85F30" w:rsidRPr="00ED1143">
        <w:rPr>
          <w:rFonts w:ascii="Arial" w:hAnsi="Arial" w:cs="Arial"/>
          <w:lang w:val="en-US"/>
        </w:rPr>
        <w:t>runnability</w:t>
      </w:r>
      <w:r w:rsidRPr="00ED1143">
        <w:rPr>
          <w:rFonts w:ascii="Arial" w:hAnsi="Arial" w:cs="Arial"/>
          <w:lang w:val="en-US"/>
        </w:rPr>
        <w:t>.</w:t>
      </w:r>
      <w:r w:rsidR="00F85F30" w:rsidRPr="00ED1143">
        <w:rPr>
          <w:rFonts w:ascii="Arial" w:hAnsi="Arial" w:cs="Arial"/>
          <w:lang w:val="en-US"/>
        </w:rPr>
        <w:t xml:space="preserve"> </w:t>
      </w:r>
      <w:r w:rsidRPr="00ED1143">
        <w:rPr>
          <w:rFonts w:ascii="Arial" w:hAnsi="Arial" w:cs="Arial"/>
          <w:lang w:val="en-US"/>
        </w:rPr>
        <w:t xml:space="preserve">A </w:t>
      </w:r>
      <w:ins w:id="533" w:author="Graham Klyne" w:date="2013-07-18T11:18:00Z">
        <w:r w:rsidR="009C5B2F">
          <w:rPr>
            <w:rFonts w:ascii="Arial" w:hAnsi="Arial" w:cs="Arial"/>
            <w:lang w:val="en-US"/>
          </w:rPr>
          <w:t>m</w:t>
        </w:r>
      </w:ins>
      <w:del w:id="534" w:author="Graham Klyne" w:date="2013-07-18T11:18:00Z">
        <w:r w:rsidRPr="00ED1143" w:rsidDel="009C5B2F">
          <w:rPr>
            <w:rFonts w:ascii="Arial" w:hAnsi="Arial" w:cs="Arial"/>
            <w:lang w:val="en-US"/>
          </w:rPr>
          <w:delText>M</w:delText>
        </w:r>
      </w:del>
      <w:r w:rsidRPr="00ED1143">
        <w:rPr>
          <w:rFonts w:ascii="Arial" w:hAnsi="Arial" w:cs="Arial"/>
          <w:lang w:val="en-US"/>
        </w:rPr>
        <w:t>inim</w:t>
      </w:r>
      <w:r w:rsidRPr="00ED1143">
        <w:rPr>
          <w:rStyle w:val="apple-converted-space"/>
          <w:rFonts w:ascii="Arial" w:hAnsi="Arial" w:cs="Arial"/>
          <w:lang w:val="en-US"/>
        </w:rPr>
        <w:t> </w:t>
      </w:r>
      <w:r w:rsidRPr="00ED1143">
        <w:rPr>
          <w:rFonts w:ascii="Arial" w:hAnsi="Arial" w:cs="Arial"/>
          <w:lang w:val="en-US"/>
        </w:rPr>
        <w:t xml:space="preserve">Checklist associates a </w:t>
      </w:r>
      <w:ins w:id="535" w:author="Graham Klyne" w:date="2013-07-18T11:18:00Z">
        <w:r w:rsidR="001271D5">
          <w:rPr>
            <w:rFonts w:ascii="Arial" w:hAnsi="Arial" w:cs="Arial"/>
            <w:lang w:val="en-US"/>
          </w:rPr>
          <w:t>m</w:t>
        </w:r>
      </w:ins>
      <w:del w:id="536" w:author="Graham Klyne" w:date="2013-07-18T11:18:00Z">
        <w:r w:rsidRPr="00ED1143" w:rsidDel="001271D5">
          <w:rPr>
            <w:rFonts w:ascii="Arial" w:hAnsi="Arial" w:cs="Arial"/>
            <w:lang w:val="en-US"/>
          </w:rPr>
          <w:delText>M</w:delText>
        </w:r>
      </w:del>
      <w:r w:rsidRPr="00ED1143">
        <w:rPr>
          <w:rFonts w:ascii="Arial" w:hAnsi="Arial" w:cs="Arial"/>
          <w:lang w:val="en-US"/>
        </w:rPr>
        <w:t>inim Model with a description of the quality eva</w:t>
      </w:r>
      <w:r w:rsidR="00291CC1" w:rsidRPr="00ED1143">
        <w:rPr>
          <w:rFonts w:ascii="Arial" w:hAnsi="Arial" w:cs="Arial"/>
          <w:lang w:val="en-US"/>
        </w:rPr>
        <w:t xml:space="preserve">luation </w:t>
      </w:r>
      <w:ins w:id="537" w:author="Graham Klyne" w:date="2013-07-18T11:19:00Z">
        <w:r w:rsidR="001271D5">
          <w:rPr>
            <w:rFonts w:ascii="Arial" w:hAnsi="Arial" w:cs="Arial"/>
            <w:lang w:val="en-US"/>
          </w:rPr>
          <w:t xml:space="preserve">purpose </w:t>
        </w:r>
      </w:ins>
      <w:r w:rsidR="00291CC1" w:rsidRPr="00ED1143">
        <w:rPr>
          <w:rFonts w:ascii="Arial" w:hAnsi="Arial" w:cs="Arial"/>
          <w:lang w:val="en-US"/>
        </w:rPr>
        <w:t>it is intended to serve</w:t>
      </w:r>
      <w:ins w:id="538" w:author="Graham Klyne" w:date="2013-07-18T11:19:00Z">
        <w:r w:rsidR="001271D5">
          <w:rPr>
            <w:rFonts w:ascii="Arial" w:hAnsi="Arial" w:cs="Arial"/>
            <w:lang w:val="en-US"/>
          </w:rPr>
          <w:t>,</w:t>
        </w:r>
      </w:ins>
      <w:r w:rsidR="00291CC1" w:rsidRPr="00ED1143">
        <w:rPr>
          <w:rFonts w:ascii="Arial" w:hAnsi="Arial" w:cs="Arial"/>
          <w:lang w:val="en-US"/>
        </w:rPr>
        <w:t xml:space="preserve"> as shown in the </w:t>
      </w:r>
      <w:fldSimple w:instr=" REF _Ref361307723 \h  \* MERGEFORMAT ">
        <w:r w:rsidR="00322866" w:rsidRPr="00322866">
          <w:rPr>
            <w:rFonts w:ascii="Arial" w:hAnsi="Arial" w:cs="Arial"/>
            <w:lang w:val="en-US"/>
          </w:rPr>
          <w:t>Figure 9</w:t>
        </w:r>
      </w:fldSimple>
      <w:r w:rsidR="00291CC1" w:rsidRPr="00ED1143">
        <w:rPr>
          <w:rFonts w:ascii="Arial" w:hAnsi="Arial" w:cs="Arial"/>
          <w:lang w:val="en-US"/>
        </w:rPr>
        <w:t>.</w:t>
      </w:r>
    </w:p>
    <w:p w:rsidR="009B25FE" w:rsidRPr="00ED1143" w:rsidRDefault="009B25FE" w:rsidP="003D3B22">
      <w:pPr>
        <w:ind w:left="360"/>
        <w:rPr>
          <w:lang w:val="en-US"/>
        </w:rPr>
      </w:pPr>
    </w:p>
    <w:p w:rsidR="009B25FE" w:rsidRPr="00ED1143" w:rsidRDefault="009B25FE" w:rsidP="003D3B22">
      <w:pPr>
        <w:ind w:left="360"/>
        <w:jc w:val="center"/>
        <w:rPr>
          <w:lang w:val="en-US"/>
        </w:rPr>
      </w:pPr>
      <w:r w:rsidRPr="00ED1143">
        <w:rPr>
          <w:noProof/>
          <w:lang w:val="en-US" w:eastAsia="en-US"/>
        </w:rPr>
        <w:drawing>
          <wp:inline distT="0" distB="0" distL="0" distR="0">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ED1143" w:rsidRDefault="00D10561" w:rsidP="003D3B22">
      <w:pPr>
        <w:pStyle w:val="Caption"/>
        <w:rPr>
          <w:rFonts w:ascii="Helvetica" w:hAnsi="Helvetica"/>
          <w:sz w:val="23"/>
          <w:szCs w:val="23"/>
          <w:lang w:val="en-US"/>
        </w:rPr>
      </w:pPr>
      <w:bookmarkStart w:id="539" w:name="_Ref361307723"/>
      <w:bookmarkStart w:id="540" w:name="_Toc361755223"/>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9</w:t>
      </w:r>
      <w:r w:rsidR="005545A4" w:rsidRPr="00ED1143">
        <w:fldChar w:fldCharType="end"/>
      </w:r>
      <w:bookmarkEnd w:id="539"/>
      <w:r w:rsidRPr="00ED1143">
        <w:t xml:space="preserve"> Checklist Model </w:t>
      </w:r>
      <w:r w:rsidRPr="00ED1143">
        <w:rPr>
          <w:noProof/>
        </w:rPr>
        <w:t>Diagram</w:t>
      </w:r>
      <w:bookmarkEnd w:id="540"/>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9B25FE" w:rsidRPr="00ED1143" w:rsidRDefault="00F85F30" w:rsidP="003D3B22">
      <w:pPr>
        <w:pStyle w:val="ListParagraph"/>
        <w:numPr>
          <w:ilvl w:val="0"/>
          <w:numId w:val="11"/>
          <w:numberingChange w:id="541" w:author="Graham Klyne" w:date="2013-07-18T09:00:00Z" w:original=""/>
        </w:numPr>
        <w:overflowPunct/>
        <w:autoSpaceDE/>
        <w:autoSpaceDN/>
        <w:adjustRightInd/>
        <w:spacing w:after="0"/>
        <w:ind w:left="709"/>
        <w:textAlignment w:val="auto"/>
        <w:rPr>
          <w:rFonts w:cs="Arial"/>
          <w:lang w:val="en-US"/>
        </w:rPr>
      </w:pPr>
      <w:del w:id="542" w:author="Graham Klyne" w:date="2013-07-18T11:27:00Z">
        <w:r w:rsidRPr="00ED1143" w:rsidDel="001271D5">
          <w:rPr>
            <w:rFonts w:cs="Arial"/>
            <w:b/>
            <w:bCs/>
            <w:lang w:val="en-US"/>
          </w:rPr>
          <w:delText xml:space="preserve">Minim </w:delText>
        </w:r>
      </w:del>
      <w:r w:rsidRPr="00ED1143">
        <w:rPr>
          <w:rFonts w:cs="Arial"/>
          <w:b/>
          <w:bCs/>
          <w:lang w:val="en-US"/>
        </w:rPr>
        <w:t>M</w:t>
      </w:r>
      <w:r w:rsidR="009B25FE" w:rsidRPr="00ED1143">
        <w:rPr>
          <w:rFonts w:cs="Arial"/>
          <w:b/>
          <w:bCs/>
          <w:lang w:val="en-US"/>
        </w:rPr>
        <w:t>odels</w:t>
      </w:r>
      <w:r w:rsidR="009B25FE" w:rsidRPr="00ED1143">
        <w:rPr>
          <w:rFonts w:cs="Arial"/>
          <w:lang w:val="en-US"/>
        </w:rPr>
        <w:t xml:space="preserve">: a </w:t>
      </w:r>
      <w:del w:id="543" w:author="Graham Klyne" w:date="2013-07-18T11:19:00Z">
        <w:r w:rsidR="009B25FE" w:rsidRPr="00ED1143" w:rsidDel="001271D5">
          <w:rPr>
            <w:rFonts w:cs="Arial"/>
            <w:lang w:val="en-US"/>
          </w:rPr>
          <w:delText>Minim </w:delText>
        </w:r>
      </w:del>
      <w:ins w:id="544" w:author="Graham Klyne" w:date="2013-07-18T11:19:00Z">
        <w:r w:rsidR="001271D5">
          <w:rPr>
            <w:rFonts w:cs="Arial"/>
            <w:lang w:val="en-US"/>
          </w:rPr>
          <w:t>m</w:t>
        </w:r>
        <w:r w:rsidR="001271D5" w:rsidRPr="00ED1143">
          <w:rPr>
            <w:rFonts w:cs="Arial"/>
            <w:lang w:val="en-US"/>
          </w:rPr>
          <w:t>inim </w:t>
        </w:r>
      </w:ins>
      <w:r w:rsidR="009B25FE" w:rsidRPr="00ED1143">
        <w:rPr>
          <w:rFonts w:cs="Arial"/>
          <w:lang w:val="en-US"/>
        </w:rPr>
        <w:t>Model </w:t>
      </w:r>
      <w:r w:rsidR="00291CC1" w:rsidRPr="00ED1143">
        <w:rPr>
          <w:rFonts w:cs="Arial"/>
          <w:lang w:val="en-US"/>
        </w:rPr>
        <w:t xml:space="preserve">defines </w:t>
      </w:r>
      <w:r w:rsidR="009B25FE" w:rsidRPr="00ED1143">
        <w:rPr>
          <w:rFonts w:cs="Arial"/>
          <w:lang w:val="en-US"/>
        </w:rPr>
        <w:t>a list of </w:t>
      </w:r>
      <w:r w:rsidR="00291CC1" w:rsidRPr="00ED1143">
        <w:rPr>
          <w:rFonts w:cs="Arial"/>
          <w:lang w:val="en-US"/>
        </w:rPr>
        <w:t>r</w:t>
      </w:r>
      <w:r w:rsidR="009B25FE" w:rsidRPr="00ED1143">
        <w:rPr>
          <w:rFonts w:cs="Arial"/>
          <w:lang w:val="en-US"/>
        </w:rPr>
        <w:t xml:space="preserve">equirements to be satisfied, which </w:t>
      </w:r>
      <w:r w:rsidR="00291CC1" w:rsidRPr="00ED1143">
        <w:rPr>
          <w:rFonts w:cs="Arial"/>
          <w:lang w:val="en-US"/>
        </w:rPr>
        <w:t>can</w:t>
      </w:r>
      <w:r w:rsidR="009B25FE" w:rsidRPr="00ED1143">
        <w:rPr>
          <w:rFonts w:cs="Arial"/>
          <w:lang w:val="en-US"/>
        </w:rPr>
        <w:t xml:space="preserve"> be</w:t>
      </w:r>
      <w:r w:rsidR="00291CC1" w:rsidRPr="00ED1143">
        <w:rPr>
          <w:rFonts w:cs="Arial"/>
          <w:lang w:val="en-US"/>
        </w:rPr>
        <w:t xml:space="preserve"> of three different types:</w:t>
      </w:r>
      <w:r w:rsidR="009B25FE" w:rsidRPr="00ED1143">
        <w:rPr>
          <w:rFonts w:cs="Arial"/>
          <w:lang w:val="en-US"/>
        </w:rPr>
        <w:t xml:space="preserve"> mandatory (</w:t>
      </w:r>
      <w:ins w:id="545" w:author="Graham Klyne" w:date="2013-07-18T11:19:00Z">
        <w:r w:rsidR="001271D5">
          <w:rPr>
            <w:rFonts w:cs="Arial"/>
            <w:lang w:val="en-US"/>
          </w:rPr>
          <w:t>minim:</w:t>
        </w:r>
      </w:ins>
      <w:r w:rsidR="009B25FE" w:rsidRPr="00ED1143">
        <w:rPr>
          <w:rFonts w:cs="Arial"/>
          <w:lang w:val="en-US"/>
        </w:rPr>
        <w:t>hasMustRequirement), desirable (</w:t>
      </w:r>
      <w:ins w:id="546" w:author="Graham Klyne" w:date="2013-07-18T11:19:00Z">
        <w:r w:rsidR="001271D5">
          <w:rPr>
            <w:rFonts w:cs="Arial"/>
            <w:lang w:val="en-US"/>
          </w:rPr>
          <w:t>minim:</w:t>
        </w:r>
      </w:ins>
      <w:r w:rsidR="009B25FE" w:rsidRPr="00ED1143">
        <w:rPr>
          <w:rFonts w:cs="Arial"/>
          <w:lang w:val="en-US"/>
        </w:rPr>
        <w:t>hasShouldRequirement), or optional (</w:t>
      </w:r>
      <w:ins w:id="547" w:author="Graham Klyne" w:date="2013-07-18T11:19:00Z">
        <w:r w:rsidR="001271D5">
          <w:rPr>
            <w:rFonts w:cs="Arial"/>
            <w:lang w:val="en-US"/>
          </w:rPr>
          <w:t>minim:</w:t>
        </w:r>
      </w:ins>
      <w:r w:rsidR="009B25FE" w:rsidRPr="00ED1143">
        <w:rPr>
          <w:rFonts w:cs="Arial"/>
          <w:lang w:val="en-US"/>
        </w:rPr>
        <w:t>hasMayRequirement)</w:t>
      </w:r>
      <w:r w:rsidR="00291CC1" w:rsidRPr="00ED1143">
        <w:rPr>
          <w:rFonts w:cs="Arial"/>
          <w:lang w:val="en-US"/>
        </w:rPr>
        <w:t xml:space="preserve"> (see </w:t>
      </w:r>
      <w:fldSimple w:instr=" REF _Ref361308012 \h  \* MERGEFORMAT ">
        <w:r w:rsidR="00322866" w:rsidRPr="00322866">
          <w:rPr>
            <w:rFonts w:cs="Arial"/>
          </w:rPr>
          <w:t xml:space="preserve">Figure </w:t>
        </w:r>
        <w:r w:rsidR="00322866" w:rsidRPr="00322866">
          <w:rPr>
            <w:rFonts w:cs="Arial"/>
            <w:noProof/>
          </w:rPr>
          <w:t>10</w:t>
        </w:r>
      </w:fldSimple>
      <w:r w:rsidR="00291CC1" w:rsidRPr="00ED1143">
        <w:rPr>
          <w:rFonts w:cs="Arial"/>
          <w:lang w:val="en-US"/>
        </w:rPr>
        <w:t>).</w:t>
      </w:r>
    </w:p>
    <w:p w:rsidR="009B25FE" w:rsidRPr="00ED1143" w:rsidRDefault="009B25FE" w:rsidP="003D3B22">
      <w:pPr>
        <w:pStyle w:val="ListParagraph"/>
        <w:numPr>
          <w:ilvl w:val="1"/>
          <w:numId w:val="11"/>
          <w:numberingChange w:id="548" w:author="Graham Klyne" w:date="2013-07-18T09:00:00Z" w:original="o"/>
        </w:numPr>
        <w:overflowPunct/>
        <w:autoSpaceDE/>
        <w:autoSpaceDN/>
        <w:adjustRightInd/>
        <w:spacing w:before="225" w:after="225"/>
        <w:textAlignment w:val="auto"/>
        <w:rPr>
          <w:rFonts w:cs="Arial"/>
          <w:lang w:val="en-US"/>
        </w:rPr>
      </w:pPr>
      <w:commentRangeStart w:id="549"/>
      <w:r w:rsidRPr="00ED1143">
        <w:rPr>
          <w:rFonts w:cs="Arial"/>
          <w:b/>
          <w:bCs/>
          <w:lang w:val="en-US"/>
        </w:rPr>
        <w:t>Requirements</w:t>
      </w:r>
      <w:commentRangeEnd w:id="549"/>
      <w:r w:rsidR="001271D5">
        <w:rPr>
          <w:rStyle w:val="CommentReference"/>
          <w:vanish/>
        </w:rPr>
        <w:commentReference w:id="549"/>
      </w:r>
      <w:r w:rsidRPr="00ED1143">
        <w:rPr>
          <w:rFonts w:cs="Arial"/>
          <w:lang w:val="en-US"/>
        </w:rPr>
        <w:t>: denote</w:t>
      </w:r>
      <w:r w:rsidR="00BC661A">
        <w:rPr>
          <w:rFonts w:cs="Arial"/>
          <w:lang w:val="en-US"/>
        </w:rPr>
        <w:t>s</w:t>
      </w:r>
      <w:r w:rsidRPr="00ED1143">
        <w:rPr>
          <w:rFonts w:cs="Arial"/>
          <w:lang w:val="en-US"/>
        </w:rPr>
        <w:t xml:space="preserve"> some </w:t>
      </w:r>
      <w:r w:rsidR="00291CC1" w:rsidRPr="00ED1143">
        <w:rPr>
          <w:rFonts w:cs="Arial"/>
          <w:lang w:val="en-US"/>
        </w:rPr>
        <w:t xml:space="preserve">specific </w:t>
      </w:r>
      <w:r w:rsidRPr="00ED1143">
        <w:rPr>
          <w:rFonts w:cs="Arial"/>
          <w:lang w:val="en-US"/>
        </w:rPr>
        <w:t>requirement to be satisfied by a Research Object, such as the presence of certain information about an experiment</w:t>
      </w:r>
      <w:r w:rsidR="00BC661A">
        <w:rPr>
          <w:rFonts w:cs="Arial"/>
          <w:lang w:val="en-US"/>
        </w:rPr>
        <w:t>.</w:t>
      </w:r>
      <w:r w:rsidRPr="00ED1143">
        <w:rPr>
          <w:rFonts w:cs="Arial"/>
          <w:lang w:val="en-US"/>
        </w:rPr>
        <w:t xml:space="preserve"> For example, we may wish to test </w:t>
      </w:r>
      <w:del w:id="550" w:author="Graham Klyne" w:date="2013-07-18T11:27:00Z">
        <w:r w:rsidRPr="00ED1143" w:rsidDel="001271D5">
          <w:rPr>
            <w:rFonts w:cs="Arial"/>
            <w:lang w:val="en-US"/>
          </w:rPr>
          <w:delText xml:space="preserve">not only </w:delText>
        </w:r>
      </w:del>
      <w:r w:rsidRPr="00ED1143">
        <w:rPr>
          <w:rFonts w:cs="Arial"/>
          <w:lang w:val="en-US"/>
        </w:rPr>
        <w:t xml:space="preserve">that a suitable reference to input data is provided by an RO, </w:t>
      </w:r>
      <w:del w:id="551" w:author="Graham Klyne" w:date="2013-07-18T11:28:00Z">
        <w:r w:rsidRPr="00ED1143" w:rsidDel="001271D5">
          <w:rPr>
            <w:rFonts w:cs="Arial"/>
            <w:lang w:val="en-US"/>
          </w:rPr>
          <w:delText xml:space="preserve">but </w:delText>
        </w:r>
      </w:del>
      <w:ins w:id="552" w:author="Graham Klyne" w:date="2013-07-18T11:28:00Z">
        <w:r w:rsidR="001271D5">
          <w:rPr>
            <w:rFonts w:cs="Arial"/>
            <w:lang w:val="en-US"/>
          </w:rPr>
          <w:t>and</w:t>
        </w:r>
        <w:r w:rsidR="001271D5" w:rsidRPr="00ED1143">
          <w:rPr>
            <w:rFonts w:cs="Arial"/>
            <w:lang w:val="en-US"/>
          </w:rPr>
          <w:t xml:space="preserve"> </w:t>
        </w:r>
      </w:ins>
      <w:r w:rsidRPr="00ED1143">
        <w:rPr>
          <w:rFonts w:cs="Arial"/>
          <w:lang w:val="en-US"/>
        </w:rPr>
        <w:t>also that the data is live (accessible), or that its contents match a given value (integrity).</w:t>
      </w:r>
    </w:p>
    <w:p w:rsidR="009B25FE" w:rsidRPr="00ED1143" w:rsidRDefault="00E4168E" w:rsidP="003D3B22">
      <w:pPr>
        <w:ind w:left="360"/>
        <w:jc w:val="center"/>
        <w:rPr>
          <w:lang w:val="en-US"/>
        </w:rPr>
      </w:pPr>
      <w:r w:rsidRPr="00ED1143">
        <w:rPr>
          <w:noProof/>
          <w:lang w:val="en-US" w:eastAsia="en-US"/>
        </w:rPr>
        <w:drawing>
          <wp:inline distT="0" distB="0" distL="0" distR="0">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ED1143" w:rsidRDefault="00291CC1" w:rsidP="003D3B22">
      <w:pPr>
        <w:pStyle w:val="Caption"/>
        <w:rPr>
          <w:lang w:val="en-US"/>
        </w:rPr>
      </w:pPr>
      <w:bookmarkStart w:id="553" w:name="_Ref361308012"/>
      <w:bookmarkStart w:id="554" w:name="_Toc361755224"/>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10</w:t>
      </w:r>
      <w:r w:rsidR="005545A4" w:rsidRPr="00ED1143">
        <w:fldChar w:fldCharType="end"/>
      </w:r>
      <w:bookmarkEnd w:id="553"/>
      <w:r w:rsidRPr="00ED1143">
        <w:t xml:space="preserve"> Minim Model Diagram</w:t>
      </w:r>
      <w:bookmarkEnd w:id="554"/>
    </w:p>
    <w:p w:rsidR="00180E6E" w:rsidRPr="00ED1143" w:rsidRDefault="00E4168E" w:rsidP="003D3B22">
      <w:pPr>
        <w:pStyle w:val="ListParagraph"/>
        <w:numPr>
          <w:ilvl w:val="0"/>
          <w:numId w:val="20"/>
          <w:numberingChange w:id="555" w:author="Graham Klyne" w:date="2013-07-18T09:00:00Z" w:original=""/>
        </w:numPr>
        <w:shd w:val="clear" w:color="auto" w:fill="FFFFFF"/>
        <w:tabs>
          <w:tab w:val="num" w:pos="1134"/>
        </w:tabs>
        <w:overflowPunct/>
        <w:autoSpaceDE/>
        <w:autoSpaceDN/>
        <w:adjustRightInd/>
        <w:spacing w:before="225" w:after="0"/>
        <w:textAlignment w:val="auto"/>
        <w:rPr>
          <w:rFonts w:cs="Arial"/>
          <w:lang w:val="en-US"/>
        </w:rPr>
      </w:pPr>
      <w:r w:rsidRPr="00ED1143">
        <w:rPr>
          <w:rFonts w:cs="Arial"/>
          <w:b/>
          <w:lang w:val="en-US"/>
        </w:rPr>
        <w:t>Rules</w:t>
      </w:r>
      <w:r w:rsidRPr="00ED1143">
        <w:rPr>
          <w:rFonts w:cs="Arial"/>
          <w:lang w:val="en-US"/>
        </w:rPr>
        <w:t xml:space="preserve">: a rule is associated with each requirement, and </w:t>
      </w:r>
      <w:r w:rsidR="00180E6E" w:rsidRPr="00ED1143">
        <w:rPr>
          <w:rFonts w:cs="Arial"/>
          <w:lang w:val="en-US"/>
        </w:rPr>
        <w:t xml:space="preserve">describes how the requirement has to be </w:t>
      </w:r>
      <w:r w:rsidRPr="00ED1143">
        <w:rPr>
          <w:rFonts w:cs="Arial"/>
          <w:lang w:val="en-US"/>
        </w:rPr>
        <w:t>tested. A small number of different rule types are currently supported by the checklist service, including tests of the local computing environment for presence of particular software, and tests that query a Ressearch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ED1143"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lang w:val="en-US"/>
        </w:rPr>
      </w:pPr>
    </w:p>
    <w:p w:rsidR="00E4168E" w:rsidRPr="00ED1143" w:rsidRDefault="00E4168E" w:rsidP="003D3B22">
      <w:pPr>
        <w:shd w:val="clear" w:color="auto" w:fill="FFFFFF"/>
        <w:overflowPunct/>
        <w:autoSpaceDE/>
        <w:autoSpaceDN/>
        <w:adjustRightInd/>
        <w:spacing w:after="0"/>
        <w:jc w:val="center"/>
        <w:textAlignment w:val="auto"/>
        <w:rPr>
          <w:rFonts w:ascii="Helvetica" w:hAnsi="Helvetica"/>
          <w:sz w:val="23"/>
          <w:szCs w:val="23"/>
          <w:lang w:val="en-US"/>
        </w:rPr>
      </w:pPr>
      <w:r w:rsidRPr="00ED1143">
        <w:rPr>
          <w:noProof/>
          <w:lang w:val="en-US" w:eastAsia="en-US"/>
        </w:rPr>
        <w:drawing>
          <wp:inline distT="0" distB="0" distL="0" distR="0">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ED1143" w:rsidRDefault="008629D2" w:rsidP="003D3B22">
      <w:pPr>
        <w:pStyle w:val="Caption"/>
        <w:rPr>
          <w:lang w:val="en-US"/>
        </w:rPr>
      </w:pPr>
      <w:bookmarkStart w:id="556" w:name="_Toc361755225"/>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11</w:t>
      </w:r>
      <w:r w:rsidR="005545A4" w:rsidRPr="00ED1143">
        <w:fldChar w:fldCharType="end"/>
      </w:r>
      <w:r w:rsidRPr="00ED1143">
        <w:t xml:space="preserve"> Rule Model Diagram</w:t>
      </w:r>
      <w:bookmarkEnd w:id="556"/>
    </w:p>
    <w:p w:rsidR="005124ED" w:rsidRPr="00ED1143" w:rsidRDefault="008629D2" w:rsidP="003D3B22">
      <w:pPr>
        <w:tabs>
          <w:tab w:val="num" w:pos="1440"/>
        </w:tabs>
        <w:overflowPunct/>
        <w:autoSpaceDE/>
        <w:autoSpaceDN/>
        <w:adjustRightInd/>
        <w:spacing w:before="225" w:after="225"/>
        <w:ind w:left="360"/>
        <w:textAlignment w:val="auto"/>
        <w:rPr>
          <w:rFonts w:cs="Arial"/>
          <w:lang w:val="en-US"/>
        </w:rPr>
      </w:pPr>
      <w:r w:rsidRPr="00ED1143">
        <w:rPr>
          <w:rFonts w:cs="Arial"/>
          <w:lang w:val="en-US"/>
        </w:rPr>
        <w:t xml:space="preserve">The </w:t>
      </w:r>
      <w:r w:rsidR="00384A5C" w:rsidRPr="00ED1143">
        <w:rPr>
          <w:rFonts w:cs="Arial"/>
          <w:lang w:val="en-US"/>
        </w:rPr>
        <w:t xml:space="preserve">Minim </w:t>
      </w:r>
      <w:r w:rsidR="005124ED" w:rsidRPr="00ED1143">
        <w:rPr>
          <w:rFonts w:cs="Arial"/>
          <w:lang w:val="en-US"/>
        </w:rPr>
        <w:t xml:space="preserve">model </w:t>
      </w:r>
      <w:del w:id="557" w:author="Graham Klyne" w:date="2013-07-18T11:29:00Z">
        <w:r w:rsidR="005124ED" w:rsidRPr="00ED1143" w:rsidDel="00493306">
          <w:rPr>
            <w:rFonts w:cs="Arial"/>
            <w:lang w:val="en-US"/>
          </w:rPr>
          <w:delText>provides</w:delText>
        </w:r>
      </w:del>
      <w:ins w:id="558" w:author="Graham Klyne" w:date="2013-07-18T11:29:00Z">
        <w:r w:rsidR="00493306">
          <w:rPr>
            <w:rFonts w:cs="Arial"/>
            <w:lang w:val="en-US"/>
          </w:rPr>
          <w:t>uses</w:t>
        </w:r>
      </w:ins>
      <w:r w:rsidR="005124ED" w:rsidRPr="00ED1143">
        <w:rPr>
          <w:rFonts w:cs="Arial"/>
          <w:lang w:val="en-US"/>
        </w:rPr>
        <w:t xml:space="preserve"> </w:t>
      </w:r>
      <w:del w:id="559" w:author="Graham Klyne" w:date="2013-07-18T11:28:00Z">
        <w:r w:rsidR="005124ED" w:rsidRPr="00ED1143" w:rsidDel="00493306">
          <w:rPr>
            <w:rFonts w:cs="Arial"/>
            <w:lang w:val="en-US"/>
          </w:rPr>
          <w:delText xml:space="preserve">de </w:delText>
        </w:r>
      </w:del>
      <w:ins w:id="560" w:author="Graham Klyne" w:date="2013-07-18T11:28:00Z">
        <w:r w:rsidR="00493306">
          <w:rPr>
            <w:rFonts w:cs="Arial"/>
            <w:lang w:val="en-US"/>
          </w:rPr>
          <w:t>thee</w:t>
        </w:r>
        <w:r w:rsidR="00493306" w:rsidRPr="00ED1143">
          <w:rPr>
            <w:rFonts w:cs="Arial"/>
            <w:lang w:val="en-US"/>
          </w:rPr>
          <w:t xml:space="preserve"> </w:t>
        </w:r>
      </w:ins>
      <w:ins w:id="561" w:author="Graham Klyne" w:date="2013-07-18T11:29:00Z">
        <w:r w:rsidR="00493306">
          <w:rPr>
            <w:rFonts w:cs="Arial"/>
            <w:lang w:val="en-US"/>
          </w:rPr>
          <w:t xml:space="preserve">“abstract” classes </w:t>
        </w:r>
      </w:ins>
      <w:del w:id="562" w:author="Graham Klyne" w:date="2013-07-18T11:29:00Z">
        <w:r w:rsidR="005124ED" w:rsidRPr="00ED1143" w:rsidDel="00493306">
          <w:rPr>
            <w:rFonts w:cs="Arial"/>
            <w:lang w:val="en-US"/>
          </w:rPr>
          <w:delText xml:space="preserve">capability of </w:delText>
        </w:r>
        <w:r w:rsidR="00384A5C" w:rsidRPr="00ED1143" w:rsidDel="00493306">
          <w:rPr>
            <w:rFonts w:cs="Arial"/>
            <w:lang w:val="en-US"/>
          </w:rPr>
          <w:delText>be</w:delText>
        </w:r>
        <w:r w:rsidR="005124ED" w:rsidRPr="00ED1143" w:rsidDel="00493306">
          <w:rPr>
            <w:rFonts w:cs="Arial"/>
            <w:lang w:val="en-US"/>
          </w:rPr>
          <w:delText>ing</w:delText>
        </w:r>
      </w:del>
      <w:ins w:id="563" w:author="Graham Klyne" w:date="2013-07-18T11:29:00Z">
        <w:r w:rsidR="00493306">
          <w:rPr>
            <w:rFonts w:cs="Arial"/>
            <w:lang w:val="en-US"/>
          </w:rPr>
          <w:t>that may be</w:t>
        </w:r>
      </w:ins>
      <w:r w:rsidR="00384A5C" w:rsidRPr="00ED1143">
        <w:rPr>
          <w:rFonts w:cs="Arial"/>
          <w:lang w:val="en-US"/>
        </w:rPr>
        <w:t xml:space="preserve"> further subclassed</w:t>
      </w:r>
      <w:del w:id="564" w:author="Graham Klyne" w:date="2013-07-18T11:29:00Z">
        <w:r w:rsidR="00384A5C" w:rsidRPr="00ED1143" w:rsidDel="00493306">
          <w:rPr>
            <w:rFonts w:cs="Arial"/>
            <w:lang w:val="en-US"/>
          </w:rPr>
          <w:delText xml:space="preserve"> </w:delText>
        </w:r>
        <w:r w:rsidRPr="00ED1143" w:rsidDel="00493306">
          <w:rPr>
            <w:rFonts w:cs="Arial"/>
            <w:lang w:val="en-US"/>
          </w:rPr>
          <w:delText>in one the next three classes</w:delText>
        </w:r>
      </w:del>
      <w:r w:rsidRPr="00ED1143">
        <w:rPr>
          <w:rFonts w:cs="Arial"/>
          <w:lang w:val="en-US"/>
        </w:rPr>
        <w:t xml:space="preserve"> t</w:t>
      </w:r>
      <w:r w:rsidR="00384A5C" w:rsidRPr="00ED1143">
        <w:rPr>
          <w:rFonts w:cs="Arial"/>
          <w:lang w:val="en-US"/>
        </w:rPr>
        <w:t xml:space="preserve">o </w:t>
      </w:r>
      <w:del w:id="565" w:author="Graham Klyne" w:date="2013-07-18T11:32:00Z">
        <w:r w:rsidR="00384A5C" w:rsidRPr="00ED1143" w:rsidDel="00493306">
          <w:rPr>
            <w:rFonts w:cs="Arial"/>
            <w:lang w:val="en-US"/>
          </w:rPr>
          <w:delText xml:space="preserve">add </w:delText>
        </w:r>
      </w:del>
      <w:ins w:id="566" w:author="Graham Klyne" w:date="2013-07-18T11:32:00Z">
        <w:r w:rsidR="00493306">
          <w:rPr>
            <w:rFonts w:cs="Arial"/>
            <w:lang w:val="en-US"/>
          </w:rPr>
          <w:t>introduce</w:t>
        </w:r>
        <w:r w:rsidR="00493306" w:rsidRPr="00ED1143">
          <w:rPr>
            <w:rFonts w:cs="Arial"/>
            <w:lang w:val="en-US"/>
          </w:rPr>
          <w:t xml:space="preserve"> </w:t>
        </w:r>
      </w:ins>
      <w:r w:rsidR="00384A5C" w:rsidRPr="00ED1143">
        <w:rPr>
          <w:rFonts w:cs="Arial"/>
          <w:lang w:val="en-US"/>
        </w:rPr>
        <w:t xml:space="preserve">new </w:t>
      </w:r>
      <w:del w:id="567" w:author="Graham Klyne" w:date="2013-07-18T11:29:00Z">
        <w:r w:rsidR="00384A5C" w:rsidRPr="00ED1143" w:rsidDel="00493306">
          <w:rPr>
            <w:rFonts w:cs="Arial"/>
            <w:lang w:val="en-US"/>
          </w:rPr>
          <w:delText xml:space="preserve">testing </w:delText>
        </w:r>
      </w:del>
      <w:ins w:id="568" w:author="Graham Klyne" w:date="2013-07-18T11:29:00Z">
        <w:r w:rsidR="00493306">
          <w:rPr>
            <w:rFonts w:cs="Arial"/>
            <w:lang w:val="en-US"/>
          </w:rPr>
          <w:t>evaluation</w:t>
        </w:r>
        <w:r w:rsidR="00493306" w:rsidRPr="00ED1143">
          <w:rPr>
            <w:rFonts w:cs="Arial"/>
            <w:lang w:val="en-US"/>
          </w:rPr>
          <w:t xml:space="preserve"> </w:t>
        </w:r>
      </w:ins>
      <w:r w:rsidR="00384A5C" w:rsidRPr="00ED1143">
        <w:rPr>
          <w:rFonts w:cs="Arial"/>
          <w:lang w:val="en-US"/>
        </w:rPr>
        <w:t>capabilities:</w:t>
      </w:r>
    </w:p>
    <w:p w:rsidR="005124ED" w:rsidRPr="00ED1143" w:rsidRDefault="00384A5C" w:rsidP="003D3B22">
      <w:pPr>
        <w:pStyle w:val="ListParagraph"/>
        <w:numPr>
          <w:ilvl w:val="0"/>
          <w:numId w:val="12"/>
          <w:numberingChange w:id="569"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Rule</w:t>
      </w:r>
      <w:r w:rsidRPr="00ED1143">
        <w:rPr>
          <w:rFonts w:cs="Arial"/>
          <w:lang w:val="en-US"/>
        </w:rPr>
        <w:t>: new rule types can be introduced to perform tests for new kinds of requirement</w:t>
      </w:r>
      <w:r w:rsidR="008629D2" w:rsidRPr="00ED1143">
        <w:rPr>
          <w:rFonts w:cs="Arial"/>
          <w:lang w:val="en-US"/>
        </w:rPr>
        <w:t xml:space="preserve"> </w:t>
      </w:r>
      <w:r w:rsidRPr="00ED1143">
        <w:rPr>
          <w:rFonts w:cs="Arial"/>
          <w:lang w:val="en-US"/>
        </w:rPr>
        <w:t xml:space="preserve">that cannot be handled within existing </w:t>
      </w:r>
      <w:ins w:id="570" w:author="Graham Klyne" w:date="2013-07-18T11:29:00Z">
        <w:r w:rsidR="00493306">
          <w:rPr>
            <w:rFonts w:cs="Arial"/>
            <w:lang w:val="en-US"/>
          </w:rPr>
          <w:t xml:space="preserve">rule </w:t>
        </w:r>
      </w:ins>
      <w:r w:rsidRPr="00ED1143">
        <w:rPr>
          <w:rFonts w:cs="Arial"/>
          <w:lang w:val="en-US"/>
        </w:rPr>
        <w:t>structures. For example, if a workflow has</w:t>
      </w:r>
      <w:r w:rsidR="008629D2" w:rsidRPr="00ED1143">
        <w:rPr>
          <w:rFonts w:cs="Arial"/>
          <w:lang w:val="en-US"/>
        </w:rPr>
        <w:t xml:space="preserve"> a d</w:t>
      </w:r>
      <w:r w:rsidRPr="00ED1143">
        <w:rPr>
          <w:rFonts w:cs="Arial"/>
          <w:lang w:val="en-US"/>
        </w:rPr>
        <w:t xml:space="preserve">ependency on a particular kind of computing hardware environment, such as </w:t>
      </w:r>
      <w:r w:rsidR="00EA0C25" w:rsidRPr="00ED1143">
        <w:rPr>
          <w:rFonts w:cs="Arial"/>
          <w:lang w:val="en-US"/>
        </w:rPr>
        <w:t>a particular</w:t>
      </w:r>
      <w:r w:rsidRPr="00ED1143">
        <w:rPr>
          <w:rFonts w:cs="Arial"/>
          <w:lang w:val="en-US"/>
        </w:rPr>
        <w:t xml:space="preserve"> model of quantum computing coprocessor, then new rule types might be introduced to cover tests for such things.</w:t>
      </w:r>
    </w:p>
    <w:p w:rsidR="005124ED" w:rsidRPr="00ED1143" w:rsidRDefault="00384A5C" w:rsidP="003D3B22">
      <w:pPr>
        <w:pStyle w:val="ListParagraph"/>
        <w:numPr>
          <w:ilvl w:val="0"/>
          <w:numId w:val="12"/>
          <w:numberingChange w:id="571"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w:t>
      </w:r>
      <w:r w:rsidRPr="00ED1143">
        <w:rPr>
          <w:rFonts w:cs="Arial"/>
          <w:lang w:val="en-US"/>
        </w:rPr>
        <w:t>: this is an extension point within QueryTestRule,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ED1143" w:rsidRDefault="00384A5C" w:rsidP="003D3B22">
      <w:pPr>
        <w:pStyle w:val="ListParagraph"/>
        <w:numPr>
          <w:ilvl w:val="0"/>
          <w:numId w:val="12"/>
          <w:numberingChange w:id="572" w:author="Graham Klyne" w:date="2013-07-18T09:00:00Z" w:original=""/>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QueryResultTest</w:t>
      </w:r>
      <w:r w:rsidRPr="00ED1143">
        <w:rPr>
          <w:rFonts w:cs="Arial"/>
          <w:lang w:val="en-US"/>
        </w:rPr>
        <w:t>: this is another extension point within QueryTestRule, which allows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ED1143" w:rsidRDefault="00384A5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outcome of a checklist evaluation is returned as an RDF graph, using terms defined by the</w:t>
      </w:r>
      <w:r w:rsidR="005124ED" w:rsidRPr="00ED1143">
        <w:rPr>
          <w:rFonts w:ascii="Arial" w:hAnsi="Arial" w:cs="Arial"/>
          <w:lang w:val="en-US"/>
        </w:rPr>
        <w:t xml:space="preserve"> Minim results model as described in the </w:t>
      </w:r>
      <w:fldSimple w:instr=" REF _Ref361310188 \h  \* MERGEFORMAT ">
        <w:r w:rsidR="00322866" w:rsidRPr="00322866">
          <w:rPr>
            <w:rFonts w:ascii="Arial" w:hAnsi="Arial" w:cs="Arial"/>
            <w:lang w:val="en-US"/>
          </w:rPr>
          <w:t xml:space="preserve">Figure </w:t>
        </w:r>
        <w:r w:rsidR="00322866" w:rsidRPr="00322866">
          <w:rPr>
            <w:rFonts w:ascii="Arial" w:hAnsi="Arial" w:cs="Arial"/>
            <w:noProof/>
            <w:lang w:val="en-US"/>
          </w:rPr>
          <w:t>12</w:t>
        </w:r>
      </w:fldSimple>
      <w:r w:rsidRPr="00ED1143">
        <w:rPr>
          <w:rFonts w:ascii="Arial" w:hAnsi="Arial" w:cs="Arial"/>
          <w:lang w:val="en-US"/>
        </w:rPr>
        <w:t>. The result</w:t>
      </w:r>
      <w:r w:rsidR="005124ED" w:rsidRPr="00ED1143">
        <w:rPr>
          <w:rFonts w:ascii="Arial" w:hAnsi="Arial" w:cs="Arial"/>
          <w:lang w:val="en-US"/>
        </w:rPr>
        <w:t>s</w:t>
      </w:r>
      <w:r w:rsidRPr="00ED1143">
        <w:rPr>
          <w:rFonts w:ascii="Arial" w:hAnsi="Arial" w:cs="Arial"/>
          <w:lang w:val="en-US"/>
        </w:rPr>
        <w:t xml:space="preserve"> </w:t>
      </w:r>
      <w:r w:rsidR="005124ED" w:rsidRPr="00ED1143">
        <w:rPr>
          <w:rFonts w:ascii="Arial" w:hAnsi="Arial" w:cs="Arial"/>
          <w:lang w:val="en-US"/>
        </w:rPr>
        <w:t xml:space="preserve">returned </w:t>
      </w:r>
      <w:r w:rsidRPr="00ED1143">
        <w:rPr>
          <w:rFonts w:ascii="Arial" w:hAnsi="Arial" w:cs="Arial"/>
          <w:lang w:val="en-US"/>
        </w:rPr>
        <w:t xml:space="preserve">graph </w:t>
      </w:r>
      <w:r w:rsidR="005124ED" w:rsidRPr="00ED1143">
        <w:rPr>
          <w:rFonts w:ascii="Arial" w:hAnsi="Arial" w:cs="Arial"/>
          <w:lang w:val="en-US"/>
        </w:rPr>
        <w:t xml:space="preserve">also </w:t>
      </w:r>
      <w:r w:rsidRPr="00ED1143">
        <w:rPr>
          <w:rFonts w:ascii="Arial" w:hAnsi="Arial" w:cs="Arial"/>
          <w:lang w:val="en-US"/>
        </w:rPr>
        <w:t>includes a copy of the Minim description u</w:t>
      </w:r>
      <w:r w:rsidR="005124ED" w:rsidRPr="00ED1143">
        <w:rPr>
          <w:rFonts w:ascii="Arial" w:hAnsi="Arial" w:cs="Arial"/>
          <w:lang w:val="en-US"/>
        </w:rPr>
        <w:t xml:space="preserve">sed to define the assessment allowing the creation of a fully </w:t>
      </w:r>
      <w:r w:rsidRPr="00ED1143">
        <w:rPr>
          <w:rFonts w:ascii="Arial" w:hAnsi="Arial" w:cs="Arial"/>
          <w:lang w:val="en-US"/>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ED1143" w:rsidRDefault="00384A5C" w:rsidP="003D3B22">
      <w:pPr>
        <w:pStyle w:val="NormalWeb"/>
        <w:spacing w:before="0" w:beforeAutospacing="0" w:after="0"/>
        <w:ind w:left="360"/>
        <w:jc w:val="both"/>
        <w:rPr>
          <w:rFonts w:ascii="Helvetica" w:hAnsi="Helvetica"/>
          <w:sz w:val="22"/>
          <w:szCs w:val="22"/>
          <w:lang w:val="en-US"/>
        </w:rPr>
      </w:pPr>
    </w:p>
    <w:p w:rsidR="00384A5C" w:rsidRPr="00ED1143" w:rsidRDefault="00384A5C" w:rsidP="003D3B22">
      <w:pPr>
        <w:ind w:left="360"/>
        <w:jc w:val="center"/>
        <w:rPr>
          <w:lang w:val="en-US"/>
        </w:rPr>
      </w:pPr>
      <w:r w:rsidRPr="00ED1143">
        <w:rPr>
          <w:noProof/>
          <w:lang w:val="en-US" w:eastAsia="en-US"/>
        </w:rPr>
        <w:drawing>
          <wp:inline distT="0" distB="0" distL="0" distR="0">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ED1143" w:rsidRDefault="005124ED" w:rsidP="003D3B22">
      <w:pPr>
        <w:pStyle w:val="Caption"/>
        <w:rPr>
          <w:rFonts w:ascii="Helvetica" w:hAnsi="Helvetica"/>
          <w:sz w:val="22"/>
          <w:szCs w:val="22"/>
          <w:lang w:val="en-US"/>
        </w:rPr>
      </w:pPr>
      <w:bookmarkStart w:id="573" w:name="_Ref361310188"/>
      <w:bookmarkStart w:id="574" w:name="_Toc361755226"/>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12</w:t>
      </w:r>
      <w:r w:rsidR="005545A4" w:rsidRPr="00ED1143">
        <w:fldChar w:fldCharType="end"/>
      </w:r>
      <w:bookmarkEnd w:id="573"/>
      <w:r w:rsidRPr="00ED1143">
        <w:t xml:space="preserve"> Minim Results Model</w:t>
      </w:r>
      <w:bookmarkEnd w:id="574"/>
    </w:p>
    <w:p w:rsidR="005124ED" w:rsidRPr="00ED1143" w:rsidRDefault="005124ED" w:rsidP="003D3B22">
      <w:pPr>
        <w:overflowPunct/>
        <w:autoSpaceDE/>
        <w:autoSpaceDN/>
        <w:adjustRightInd/>
        <w:spacing w:after="0"/>
        <w:textAlignment w:val="auto"/>
        <w:rPr>
          <w:rFonts w:ascii="Helvetica" w:hAnsi="Helvetica"/>
          <w:sz w:val="22"/>
          <w:szCs w:val="22"/>
          <w:lang w:val="en-US"/>
        </w:rPr>
      </w:pPr>
    </w:p>
    <w:p w:rsidR="00682920" w:rsidRPr="00ED1143" w:rsidRDefault="00384A5C" w:rsidP="003D3B22">
      <w:pPr>
        <w:overflowPunct/>
        <w:autoSpaceDE/>
        <w:autoSpaceDN/>
        <w:adjustRightInd/>
        <w:spacing w:after="0"/>
        <w:textAlignment w:val="auto"/>
        <w:rPr>
          <w:rFonts w:cs="Arial"/>
          <w:lang w:val="en-US"/>
        </w:rPr>
      </w:pPr>
      <w:r w:rsidRPr="00ED1143">
        <w:rPr>
          <w:rFonts w:cs="Arial"/>
          <w:lang w:val="en-US"/>
        </w:rPr>
        <w:t>The main result of a checklist evaluation is an indication of whether a target resource</w:t>
      </w:r>
      <w:ins w:id="575" w:author="Graham Klyne" w:date="2013-07-18T11:33:00Z">
        <w:r w:rsidR="00493306">
          <w:rPr>
            <w:rFonts w:cs="Arial"/>
            <w:lang w:val="en-US"/>
          </w:rPr>
          <w:t xml:space="preserve"> </w:t>
        </w:r>
      </w:ins>
      <w:del w:id="576" w:author="Graham Klyne" w:date="2013-07-18T11:33:00Z">
        <w:r w:rsidR="009347A5" w:rsidRPr="00ED1143" w:rsidDel="00493306">
          <w:rPr>
            <w:rFonts w:cs="Arial"/>
            <w:lang w:val="en-US"/>
          </w:rPr>
          <w:delText> </w:delText>
        </w:r>
      </w:del>
      <w:r w:rsidR="009347A5" w:rsidRPr="00ED1143">
        <w:rPr>
          <w:rFonts w:cs="Arial"/>
          <w:b/>
          <w:lang w:val="en-US"/>
        </w:rPr>
        <w:t>fullySatisfies</w:t>
      </w:r>
      <w:r w:rsidRPr="00ED1143">
        <w:rPr>
          <w:rFonts w:cs="Arial"/>
          <w:lang w:val="en-US"/>
        </w:rPr>
        <w:t>,</w:t>
      </w:r>
      <w:ins w:id="577" w:author="Graham Klyne" w:date="2013-07-18T11:33:00Z">
        <w:r w:rsidR="00493306">
          <w:rPr>
            <w:rFonts w:cs="Arial"/>
            <w:lang w:val="en-US"/>
          </w:rPr>
          <w:t xml:space="preserve"> </w:t>
        </w:r>
      </w:ins>
      <w:del w:id="578" w:author="Graham Klyne" w:date="2013-07-18T11:33:00Z">
        <w:r w:rsidRPr="00ED1143" w:rsidDel="00493306">
          <w:rPr>
            <w:rFonts w:cs="Arial"/>
            <w:lang w:val="en-US"/>
          </w:rPr>
          <w:delText> </w:delText>
        </w:r>
      </w:del>
      <w:r w:rsidR="009347A5" w:rsidRPr="00ED1143">
        <w:rPr>
          <w:rFonts w:cs="Arial"/>
          <w:b/>
          <w:lang w:val="en-US"/>
        </w:rPr>
        <w:t>nominallySatisfies</w:t>
      </w:r>
      <w:r w:rsidR="009347A5" w:rsidRPr="00ED1143">
        <w:rPr>
          <w:rFonts w:cs="Arial"/>
          <w:lang w:val="en-US"/>
        </w:rPr>
        <w:t xml:space="preserve">, </w:t>
      </w:r>
      <w:r w:rsidRPr="00ED1143">
        <w:rPr>
          <w:rFonts w:cs="Arial"/>
          <w:lang w:val="en-US"/>
        </w:rPr>
        <w:t xml:space="preserve">or </w:t>
      </w:r>
      <w:r w:rsidRPr="00ED1143">
        <w:rPr>
          <w:rFonts w:cs="Arial"/>
          <w:b/>
          <w:lang w:val="en-US"/>
        </w:rPr>
        <w:t>minimallySatifies</w:t>
      </w:r>
      <w:ins w:id="579" w:author="Graham Klyne" w:date="2013-07-18T11:33:00Z">
        <w:r w:rsidR="00493306">
          <w:rPr>
            <w:rFonts w:cs="Arial"/>
            <w:lang w:val="en-US"/>
          </w:rPr>
          <w:t xml:space="preserve"> </w:t>
        </w:r>
      </w:ins>
      <w:del w:id="580" w:author="Graham Klyne" w:date="2013-07-18T11:33:00Z">
        <w:r w:rsidR="009347A5" w:rsidRPr="00ED1143" w:rsidDel="00493306">
          <w:rPr>
            <w:rFonts w:cs="Arial"/>
            <w:lang w:val="en-US"/>
          </w:rPr>
          <w:delText> </w:delText>
        </w:r>
      </w:del>
      <w:r w:rsidR="009347A5" w:rsidRPr="00ED1143">
        <w:rPr>
          <w:rFonts w:cs="Arial"/>
          <w:lang w:val="en-US"/>
        </w:rPr>
        <w:t>the associated</w:t>
      </w:r>
      <w:r w:rsidRPr="00ED1143">
        <w:rPr>
          <w:rFonts w:cs="Arial"/>
          <w:lang w:val="en-US"/>
        </w:rPr>
        <w:t xml:space="preserve"> checklist</w:t>
      </w:r>
      <w:ins w:id="581" w:author="Graham Klyne" w:date="2013-07-18T11:41:00Z">
        <w:r w:rsidR="000675F5">
          <w:rPr>
            <w:rFonts w:cs="Arial"/>
            <w:lang w:val="en-US"/>
          </w:rPr>
          <w:t xml:space="preserve"> model</w:t>
        </w:r>
      </w:ins>
      <w:r w:rsidRPr="00ED1143">
        <w:rPr>
          <w:rFonts w:cs="Arial"/>
          <w:lang w:val="en-US"/>
        </w:rPr>
        <w:t xml:space="preserve">, evaluated in the context of a particular </w:t>
      </w:r>
      <w:del w:id="582" w:author="Graham Klyne" w:date="2013-07-18T11:41:00Z">
        <w:r w:rsidRPr="00ED1143" w:rsidDel="000675F5">
          <w:rPr>
            <w:rFonts w:cs="Arial"/>
            <w:lang w:val="en-US"/>
          </w:rPr>
          <w:delText>research object</w:delText>
        </w:r>
      </w:del>
      <w:ins w:id="583" w:author="Graham Klyne" w:date="2013-07-18T11:41:00Z">
        <w:r w:rsidR="000675F5">
          <w:rPr>
            <w:rFonts w:cs="Arial"/>
            <w:lang w:val="en-US"/>
          </w:rPr>
          <w:t>RO</w:t>
        </w:r>
      </w:ins>
      <w:r w:rsidRPr="00ED1143">
        <w:rPr>
          <w:rFonts w:cs="Arial"/>
          <w:lang w:val="en-US"/>
        </w:rPr>
        <w:t>.</w:t>
      </w:r>
      <w:del w:id="584" w:author="Graham Klyne" w:date="2013-07-18T11:41:00Z">
        <w:r w:rsidRPr="00ED1143" w:rsidDel="000675F5">
          <w:rPr>
            <w:rFonts w:cs="Arial"/>
            <w:lang w:val="en-US"/>
          </w:rPr>
          <w:delText> </w:delText>
        </w:r>
      </w:del>
      <w:ins w:id="585" w:author="Graham Klyne" w:date="2013-07-18T11:41:00Z">
        <w:r w:rsidR="000675F5">
          <w:rPr>
            <w:rFonts w:cs="Arial"/>
            <w:lang w:val="en-US"/>
          </w:rPr>
          <w:t xml:space="preserve"> </w:t>
        </w:r>
      </w:ins>
      <w:del w:id="586" w:author="Graham Klyne" w:date="2013-07-18T11:38:00Z">
        <w:r w:rsidR="009347A5" w:rsidRPr="00ED1143" w:rsidDel="00493306">
          <w:rPr>
            <w:rFonts w:cs="Arial"/>
            <w:lang w:val="en-US"/>
          </w:rPr>
          <w:delText xml:space="preserve">By </w:delText>
        </w:r>
      </w:del>
      <w:ins w:id="587" w:author="Graham Klyne" w:date="2013-07-18T11:38:00Z">
        <w:r w:rsidR="00493306">
          <w:rPr>
            <w:rFonts w:cs="Arial"/>
            <w:lang w:val="en-US"/>
          </w:rPr>
          <w:t>A</w:t>
        </w:r>
        <w:r w:rsidR="00493306" w:rsidRPr="00ED1143">
          <w:rPr>
            <w:rFonts w:cs="Arial"/>
            <w:lang w:val="en-US"/>
          </w:rPr>
          <w:t xml:space="preserve"> </w:t>
        </w:r>
      </w:ins>
      <w:r w:rsidRPr="00ED1143">
        <w:rPr>
          <w:rFonts w:cs="Arial"/>
          <w:lang w:val="en-US"/>
        </w:rPr>
        <w:t>fullySatisfies</w:t>
      </w:r>
      <w:r w:rsidR="009347A5" w:rsidRPr="00ED1143">
        <w:rPr>
          <w:rFonts w:cs="Arial"/>
          <w:lang w:val="en-US"/>
        </w:rPr>
        <w:t xml:space="preserve"> </w:t>
      </w:r>
      <w:ins w:id="588" w:author="Graham Klyne" w:date="2013-07-18T11:38:00Z">
        <w:r w:rsidR="00493306">
          <w:rPr>
            <w:rFonts w:cs="Arial"/>
            <w:lang w:val="en-US"/>
          </w:rPr>
          <w:t xml:space="preserve">relation means </w:t>
        </w:r>
      </w:ins>
      <w:del w:id="589" w:author="Graham Klyne" w:date="2013-07-18T11:38:00Z">
        <w:r w:rsidR="009347A5" w:rsidRPr="00ED1143" w:rsidDel="00493306">
          <w:rPr>
            <w:rFonts w:cs="Arial"/>
            <w:lang w:val="en-US"/>
          </w:rPr>
          <w:delText>we mean</w:delText>
        </w:r>
        <w:r w:rsidRPr="00ED1143" w:rsidDel="00493306">
          <w:rPr>
            <w:rFonts w:cs="Arial"/>
            <w:lang w:val="en-US"/>
          </w:rPr>
          <w:delText xml:space="preserve"> </w:delText>
        </w:r>
      </w:del>
      <w:r w:rsidRPr="00ED1143">
        <w:rPr>
          <w:rFonts w:cs="Arial"/>
          <w:lang w:val="en-US"/>
        </w:rPr>
        <w:t xml:space="preserve">that all </w:t>
      </w:r>
      <w:del w:id="590" w:author="Graham Klyne" w:date="2013-07-18T11:39:00Z">
        <w:r w:rsidRPr="00ED1143" w:rsidDel="000675F5">
          <w:rPr>
            <w:rFonts w:cs="Arial"/>
            <w:lang w:val="en-US"/>
          </w:rPr>
          <w:delText xml:space="preserve">MUST, SHOULD and MAY </w:delText>
        </w:r>
      </w:del>
      <w:r w:rsidRPr="00ED1143">
        <w:rPr>
          <w:rFonts w:cs="Arial"/>
          <w:lang w:val="en-US"/>
        </w:rPr>
        <w:t xml:space="preserve">requirements </w:t>
      </w:r>
      <w:ins w:id="591" w:author="Graham Klyne" w:date="2013-07-18T11:38:00Z">
        <w:r w:rsidR="00493306">
          <w:rPr>
            <w:rFonts w:cs="Arial"/>
            <w:lang w:val="en-US"/>
          </w:rPr>
          <w:t xml:space="preserve">of the </w:t>
        </w:r>
      </w:ins>
      <w:ins w:id="592" w:author="Graham Klyne" w:date="2013-07-18T11:39:00Z">
        <w:r w:rsidR="00493306">
          <w:rPr>
            <w:rFonts w:cs="Arial"/>
            <w:lang w:val="en-US"/>
          </w:rPr>
          <w:t xml:space="preserve">model are satisfied by the </w:t>
        </w:r>
      </w:ins>
      <w:ins w:id="593" w:author="Graham Klyne" w:date="2013-07-18T11:38:00Z">
        <w:r w:rsidR="00493306">
          <w:rPr>
            <w:rFonts w:cs="Arial"/>
            <w:lang w:val="en-US"/>
          </w:rPr>
          <w:t>target resource</w:t>
        </w:r>
      </w:ins>
      <w:del w:id="594" w:author="Graham Klyne" w:date="2013-07-18T11:39:00Z">
        <w:r w:rsidRPr="00ED1143" w:rsidDel="00493306">
          <w:rPr>
            <w:rFonts w:cs="Arial"/>
            <w:lang w:val="en-US"/>
          </w:rPr>
          <w:delText>are satisfied</w:delText>
        </w:r>
      </w:del>
      <w:del w:id="595" w:author="Graham Klyne" w:date="2013-07-18T11:34:00Z">
        <w:r w:rsidR="009347A5" w:rsidRPr="00ED1143" w:rsidDel="00493306">
          <w:rPr>
            <w:rFonts w:cs="Arial"/>
            <w:lang w:val="en-US"/>
          </w:rPr>
          <w:delText xml:space="preserve"> indicating that the completeness is maximum</w:delText>
        </w:r>
      </w:del>
      <w:r w:rsidRPr="00ED1143">
        <w:rPr>
          <w:rFonts w:cs="Arial"/>
          <w:lang w:val="en-US"/>
        </w:rPr>
        <w:t>;</w:t>
      </w:r>
      <w:r w:rsidR="009347A5" w:rsidRPr="00ED1143">
        <w:rPr>
          <w:rFonts w:cs="Arial"/>
          <w:lang w:val="en-US"/>
        </w:rPr>
        <w:t xml:space="preserve"> </w:t>
      </w:r>
      <w:del w:id="596" w:author="Graham Klyne" w:date="2013-07-18T11:40:00Z">
        <w:r w:rsidR="009347A5" w:rsidRPr="00ED1143" w:rsidDel="000675F5">
          <w:rPr>
            <w:rFonts w:cs="Arial"/>
            <w:lang w:val="en-US"/>
          </w:rPr>
          <w:delText>by</w:delText>
        </w:r>
        <w:r w:rsidRPr="00ED1143" w:rsidDel="000675F5">
          <w:rPr>
            <w:rFonts w:cs="Arial"/>
            <w:lang w:val="en-US"/>
          </w:rPr>
          <w:delText> </w:delText>
        </w:r>
      </w:del>
      <w:r w:rsidRPr="00ED1143">
        <w:rPr>
          <w:rFonts w:cs="Arial"/>
          <w:lang w:val="en-US"/>
        </w:rPr>
        <w:t>nominallySatisfies</w:t>
      </w:r>
      <w:del w:id="597" w:author="Graham Klyne" w:date="2013-07-18T11:40:00Z">
        <w:r w:rsidRPr="00ED1143" w:rsidDel="000675F5">
          <w:rPr>
            <w:rFonts w:cs="Arial"/>
            <w:lang w:val="en-US"/>
          </w:rPr>
          <w:delText> </w:delText>
        </w:r>
        <w:r w:rsidR="009347A5" w:rsidRPr="00ED1143" w:rsidDel="000675F5">
          <w:rPr>
            <w:rFonts w:cs="Arial"/>
            <w:lang w:val="en-US"/>
          </w:rPr>
          <w:delText>we</w:delText>
        </w:r>
      </w:del>
      <w:r w:rsidR="009347A5" w:rsidRPr="00ED1143">
        <w:rPr>
          <w:rFonts w:cs="Arial"/>
          <w:lang w:val="en-US"/>
        </w:rPr>
        <w:t xml:space="preserve"> mean</w:t>
      </w:r>
      <w:ins w:id="598" w:author="Graham Klyne" w:date="2013-07-18T11:40:00Z">
        <w:r w:rsidR="000675F5">
          <w:rPr>
            <w:rFonts w:cs="Arial"/>
            <w:lang w:val="en-US"/>
          </w:rPr>
          <w:t>s</w:t>
        </w:r>
      </w:ins>
      <w:r w:rsidRPr="00ED1143">
        <w:rPr>
          <w:rFonts w:cs="Arial"/>
          <w:lang w:val="en-US"/>
        </w:rPr>
        <w:t xml:space="preserve"> that all MUST and SHOULD requirements are satisfied</w:t>
      </w:r>
      <w:ins w:id="599" w:author="Graham Klyne" w:date="2013-07-18T11:38:00Z">
        <w:r w:rsidR="00493306">
          <w:rPr>
            <w:rFonts w:cs="Arial"/>
            <w:lang w:val="en-US"/>
          </w:rPr>
          <w:t>,</w:t>
        </w:r>
      </w:ins>
      <w:r w:rsidR="009347A5" w:rsidRPr="00ED1143">
        <w:rPr>
          <w:rFonts w:cs="Arial"/>
          <w:lang w:val="en-US"/>
        </w:rPr>
        <w:t xml:space="preserve"> indicating that the </w:t>
      </w:r>
      <w:del w:id="600" w:author="Graham Klyne" w:date="2013-07-18T11:40:00Z">
        <w:r w:rsidR="009347A5" w:rsidRPr="00ED1143" w:rsidDel="000675F5">
          <w:rPr>
            <w:rFonts w:cs="Arial"/>
            <w:lang w:val="en-US"/>
          </w:rPr>
          <w:delText xml:space="preserve">RO </w:delText>
        </w:r>
      </w:del>
      <w:ins w:id="601" w:author="Graham Klyne" w:date="2013-07-18T11:40:00Z">
        <w:r w:rsidR="000675F5">
          <w:rPr>
            <w:rFonts w:cs="Arial"/>
            <w:lang w:val="en-US"/>
          </w:rPr>
          <w:t>target resource</w:t>
        </w:r>
        <w:r w:rsidR="000675F5" w:rsidRPr="00ED1143">
          <w:rPr>
            <w:rFonts w:cs="Arial"/>
            <w:lang w:val="en-US"/>
          </w:rPr>
          <w:t xml:space="preserve"> </w:t>
        </w:r>
      </w:ins>
      <w:r w:rsidR="009347A5" w:rsidRPr="00ED1143">
        <w:rPr>
          <w:rFonts w:cs="Arial"/>
          <w:lang w:val="en-US"/>
        </w:rPr>
        <w:t xml:space="preserve">is complete </w:t>
      </w:r>
      <w:ins w:id="602" w:author="Graham Klyne" w:date="2013-07-18T11:37:00Z">
        <w:r w:rsidR="00493306">
          <w:rPr>
            <w:rFonts w:cs="Arial"/>
            <w:lang w:val="en-US"/>
          </w:rPr>
          <w:t>with desirable features</w:t>
        </w:r>
      </w:ins>
      <w:ins w:id="603" w:author="Graham Klyne" w:date="2013-07-18T11:38:00Z">
        <w:r w:rsidR="00493306">
          <w:rPr>
            <w:rFonts w:cs="Arial"/>
            <w:lang w:val="en-US"/>
          </w:rPr>
          <w:t xml:space="preserve"> </w:t>
        </w:r>
      </w:ins>
      <w:r w:rsidR="009347A5" w:rsidRPr="00ED1143">
        <w:rPr>
          <w:rFonts w:cs="Arial"/>
          <w:lang w:val="en-US"/>
        </w:rPr>
        <w:t xml:space="preserve">for the </w:t>
      </w:r>
      <w:del w:id="604" w:author="Graham Klyne" w:date="2013-07-18T11:37:00Z">
        <w:r w:rsidR="009347A5" w:rsidRPr="00ED1143" w:rsidDel="00493306">
          <w:rPr>
            <w:rFonts w:cs="Arial"/>
            <w:lang w:val="en-US"/>
          </w:rPr>
          <w:delText xml:space="preserve">main </w:delText>
        </w:r>
      </w:del>
      <w:ins w:id="605" w:author="Graham Klyne" w:date="2013-07-18T11:37:00Z">
        <w:r w:rsidR="00493306" w:rsidRPr="00ED1143">
          <w:rPr>
            <w:rFonts w:cs="Arial"/>
            <w:lang w:val="en-US"/>
          </w:rPr>
          <w:t xml:space="preserve">specified </w:t>
        </w:r>
      </w:ins>
      <w:r w:rsidR="009347A5" w:rsidRPr="00ED1143">
        <w:rPr>
          <w:rFonts w:cs="Arial"/>
          <w:lang w:val="en-US"/>
        </w:rPr>
        <w:t>purpose</w:t>
      </w:r>
      <w:del w:id="606" w:author="Graham Klyne" w:date="2013-07-18T11:37:00Z">
        <w:r w:rsidR="009347A5" w:rsidRPr="00ED1143" w:rsidDel="00493306">
          <w:rPr>
            <w:rFonts w:cs="Arial"/>
            <w:lang w:val="en-US"/>
          </w:rPr>
          <w:delText xml:space="preserve"> that is defined</w:delText>
        </w:r>
        <w:r w:rsidR="00682920" w:rsidRPr="00ED1143" w:rsidDel="00493306">
          <w:rPr>
            <w:rFonts w:cs="Arial"/>
            <w:lang w:val="en-US"/>
          </w:rPr>
          <w:delText xml:space="preserve"> and also have some desirable characteristics</w:delText>
        </w:r>
      </w:del>
      <w:ins w:id="607" w:author="Graham Klyne" w:date="2013-07-18T11:38:00Z">
        <w:r w:rsidR="00493306">
          <w:rPr>
            <w:rFonts w:cs="Arial"/>
            <w:lang w:val="en-US"/>
          </w:rPr>
          <w:t>;</w:t>
        </w:r>
      </w:ins>
      <w:del w:id="608" w:author="Graham Klyne" w:date="2013-07-18T11:38:00Z">
        <w:r w:rsidRPr="00ED1143" w:rsidDel="00493306">
          <w:rPr>
            <w:rFonts w:cs="Arial"/>
            <w:lang w:val="en-US"/>
          </w:rPr>
          <w:delText>,</w:delText>
        </w:r>
      </w:del>
      <w:r w:rsidRPr="00ED1143">
        <w:rPr>
          <w:rFonts w:cs="Arial"/>
          <w:lang w:val="en-US"/>
        </w:rPr>
        <w:t xml:space="preserve"> and minimallySatifies means that all MUST</w:t>
      </w:r>
      <w:r w:rsidR="009347A5" w:rsidRPr="00ED1143">
        <w:rPr>
          <w:rFonts w:cs="Arial"/>
          <w:lang w:val="en-US"/>
        </w:rPr>
        <w:t xml:space="preserve"> </w:t>
      </w:r>
      <w:r w:rsidRPr="00ED1143">
        <w:rPr>
          <w:rFonts w:cs="Arial"/>
          <w:lang w:val="en-US"/>
        </w:rPr>
        <w:t>requirements are satisfied</w:t>
      </w:r>
      <w:r w:rsidR="00682920" w:rsidRPr="00ED1143">
        <w:rPr>
          <w:rFonts w:cs="Arial"/>
          <w:lang w:val="en-US"/>
        </w:rPr>
        <w:t xml:space="preserve"> indicating that </w:t>
      </w:r>
      <w:ins w:id="609" w:author="Graham Klyne" w:date="2013-07-18T11:40:00Z">
        <w:r w:rsidR="000675F5">
          <w:rPr>
            <w:rFonts w:cs="Arial"/>
            <w:lang w:val="en-US"/>
          </w:rPr>
          <w:t xml:space="preserve">the </w:t>
        </w:r>
      </w:ins>
      <w:ins w:id="610" w:author="Graham Klyne" w:date="2013-07-18T11:41:00Z">
        <w:r w:rsidR="000675F5">
          <w:rPr>
            <w:rFonts w:cs="Arial"/>
            <w:lang w:val="en-US"/>
          </w:rPr>
          <w:t xml:space="preserve">target </w:t>
        </w:r>
      </w:ins>
      <w:ins w:id="611" w:author="Graham Klyne" w:date="2013-07-18T11:40:00Z">
        <w:r w:rsidR="000675F5">
          <w:rPr>
            <w:rFonts w:cs="Arial"/>
            <w:lang w:val="en-US"/>
          </w:rPr>
          <w:t>resource</w:t>
        </w:r>
      </w:ins>
      <w:del w:id="612" w:author="Graham Klyne" w:date="2013-07-18T11:40:00Z">
        <w:r w:rsidR="00682920" w:rsidRPr="00ED1143" w:rsidDel="000675F5">
          <w:rPr>
            <w:rFonts w:cs="Arial"/>
            <w:lang w:val="en-US"/>
          </w:rPr>
          <w:delText>it</w:delText>
        </w:r>
      </w:del>
      <w:r w:rsidR="00682920" w:rsidRPr="00ED1143">
        <w:rPr>
          <w:rFonts w:cs="Arial"/>
          <w:lang w:val="en-US"/>
        </w:rPr>
        <w:t xml:space="preserve"> is complete</w:t>
      </w:r>
      <w:ins w:id="613" w:author="Graham Klyne" w:date="2013-07-18T11:37:00Z">
        <w:r w:rsidR="00493306">
          <w:rPr>
            <w:rFonts w:cs="Arial"/>
            <w:lang w:val="en-US"/>
          </w:rPr>
          <w:t xml:space="preserve"> for</w:t>
        </w:r>
      </w:ins>
      <w:r w:rsidR="00682920" w:rsidRPr="00ED1143">
        <w:rPr>
          <w:rFonts w:cs="Arial"/>
          <w:lang w:val="en-US"/>
        </w:rPr>
        <w:t xml:space="preserve"> </w:t>
      </w:r>
      <w:del w:id="614" w:author="Graham Klyne" w:date="2013-07-18T11:35:00Z">
        <w:r w:rsidR="00682920" w:rsidRPr="00ED1143" w:rsidDel="00493306">
          <w:rPr>
            <w:rFonts w:cs="Arial"/>
            <w:lang w:val="en-US"/>
          </w:rPr>
          <w:delText xml:space="preserve">only for </w:delText>
        </w:r>
      </w:del>
      <w:r w:rsidR="00682920" w:rsidRPr="00ED1143">
        <w:rPr>
          <w:rFonts w:cs="Arial"/>
          <w:lang w:val="en-US"/>
        </w:rPr>
        <w:t>the specified purpose</w:t>
      </w:r>
      <w:ins w:id="615" w:author="Graham Klyne" w:date="2013-07-18T11:35:00Z">
        <w:r w:rsidR="00493306">
          <w:rPr>
            <w:rFonts w:cs="Arial"/>
            <w:lang w:val="en-US"/>
          </w:rPr>
          <w:t>, but some desirable features or characteristics may be missing.</w:t>
        </w:r>
      </w:ins>
      <w:del w:id="616" w:author="Graham Klyne" w:date="2013-07-18T11:35:00Z">
        <w:r w:rsidRPr="00ED1143" w:rsidDel="00493306">
          <w:rPr>
            <w:rFonts w:cs="Arial"/>
            <w:lang w:val="en-US"/>
          </w:rPr>
          <w:delText xml:space="preserve">. </w:delText>
        </w:r>
      </w:del>
    </w:p>
    <w:p w:rsidR="00682920" w:rsidRPr="00ED1143" w:rsidRDefault="00682920" w:rsidP="003D3B22">
      <w:pPr>
        <w:overflowPunct/>
        <w:autoSpaceDE/>
        <w:autoSpaceDN/>
        <w:adjustRightInd/>
        <w:spacing w:after="0"/>
        <w:textAlignment w:val="auto"/>
        <w:rPr>
          <w:rFonts w:cs="Arial"/>
          <w:lang w:val="en-US"/>
        </w:rPr>
      </w:pPr>
    </w:p>
    <w:p w:rsidR="00384A5C" w:rsidRPr="00ED1143" w:rsidRDefault="00241BFA" w:rsidP="003D3B22">
      <w:pPr>
        <w:overflowPunct/>
        <w:autoSpaceDE/>
        <w:autoSpaceDN/>
        <w:adjustRightInd/>
        <w:spacing w:after="0"/>
        <w:textAlignment w:val="auto"/>
        <w:rPr>
          <w:rFonts w:cs="Arial"/>
          <w:lang w:val="en-US"/>
        </w:rPr>
      </w:pPr>
      <w:r w:rsidRPr="00ED1143">
        <w:rPr>
          <w:rFonts w:cs="Arial"/>
          <w:lang w:val="en-US"/>
        </w:rPr>
        <w:t xml:space="preserve">The model also </w:t>
      </w:r>
      <w:del w:id="617" w:author="Graham Klyne" w:date="2013-07-18T11:42:00Z">
        <w:r w:rsidRPr="00ED1143" w:rsidDel="000675F5">
          <w:rPr>
            <w:rFonts w:cs="Arial"/>
            <w:lang w:val="en-US"/>
          </w:rPr>
          <w:delText xml:space="preserve">allows </w:delText>
        </w:r>
      </w:del>
      <w:ins w:id="618" w:author="Graham Klyne" w:date="2013-07-18T11:42:00Z">
        <w:r w:rsidR="000675F5">
          <w:rPr>
            <w:rFonts w:cs="Arial"/>
            <w:lang w:val="en-US"/>
          </w:rPr>
          <w:t>describes</w:t>
        </w:r>
        <w:r w:rsidR="000675F5" w:rsidRPr="00ED1143">
          <w:rPr>
            <w:rFonts w:cs="Arial"/>
            <w:lang w:val="en-US"/>
          </w:rPr>
          <w:t xml:space="preserve"> </w:t>
        </w:r>
      </w:ins>
      <w:r w:rsidRPr="00ED1143">
        <w:rPr>
          <w:rFonts w:cs="Arial"/>
          <w:lang w:val="en-US"/>
        </w:rPr>
        <w:t>a</w:t>
      </w:r>
      <w:r w:rsidR="00384A5C" w:rsidRPr="00ED1143">
        <w:rPr>
          <w:rFonts w:cs="Arial"/>
          <w:lang w:val="en-US"/>
        </w:rPr>
        <w:t xml:space="preserve"> breakdown of the checklist evaluation result by </w:t>
      </w:r>
      <w:r w:rsidRPr="00ED1143">
        <w:rPr>
          <w:rFonts w:cs="Arial"/>
          <w:lang w:val="en-US"/>
        </w:rPr>
        <w:t>using</w:t>
      </w:r>
      <w:ins w:id="619" w:author="Graham Klyne" w:date="2013-07-18T11:43:00Z">
        <w:r w:rsidR="000675F5">
          <w:rPr>
            <w:rFonts w:cs="Arial"/>
            <w:lang w:val="en-US"/>
          </w:rPr>
          <w:t xml:space="preserve"> </w:t>
        </w:r>
      </w:ins>
      <w:del w:id="620" w:author="Graham Klyne" w:date="2013-07-18T11:43:00Z">
        <w:r w:rsidR="00384A5C" w:rsidRPr="00ED1143" w:rsidDel="000675F5">
          <w:rPr>
            <w:rFonts w:cs="Arial"/>
            <w:lang w:val="en-US"/>
          </w:rPr>
          <w:delText> </w:delText>
        </w:r>
      </w:del>
      <w:r w:rsidR="00384A5C" w:rsidRPr="00ED1143">
        <w:rPr>
          <w:rFonts w:cs="Arial"/>
          <w:lang w:val="en-US"/>
        </w:rPr>
        <w:t>missingMust,</w:t>
      </w:r>
      <w:ins w:id="621" w:author="Graham Klyne" w:date="2013-07-18T11:43:00Z">
        <w:r w:rsidR="000675F5">
          <w:rPr>
            <w:rFonts w:cs="Arial"/>
            <w:lang w:val="en-US"/>
          </w:rPr>
          <w:t xml:space="preserve"> </w:t>
        </w:r>
      </w:ins>
      <w:del w:id="622" w:author="Graham Klyne" w:date="2013-07-18T11:43:00Z">
        <w:r w:rsidR="00384A5C" w:rsidRPr="00ED1143" w:rsidDel="000675F5">
          <w:rPr>
            <w:rFonts w:cs="Arial"/>
            <w:lang w:val="en-US"/>
          </w:rPr>
          <w:delText> </w:delText>
        </w:r>
      </w:del>
      <w:r w:rsidR="00384A5C" w:rsidRPr="00ED1143">
        <w:rPr>
          <w:rFonts w:cs="Arial"/>
          <w:lang w:val="en-US"/>
        </w:rPr>
        <w:t>missingShould,</w:t>
      </w:r>
      <w:ins w:id="623" w:author="Graham Klyne" w:date="2013-07-18T11:43:00Z">
        <w:r w:rsidR="000675F5">
          <w:rPr>
            <w:rFonts w:cs="Arial"/>
            <w:lang w:val="en-US"/>
          </w:rPr>
          <w:t xml:space="preserve"> </w:t>
        </w:r>
      </w:ins>
      <w:del w:id="624" w:author="Graham Klyne" w:date="2013-07-18T11:43:00Z">
        <w:r w:rsidR="00384A5C" w:rsidRPr="00ED1143" w:rsidDel="000675F5">
          <w:rPr>
            <w:rFonts w:cs="Arial"/>
            <w:lang w:val="en-US"/>
          </w:rPr>
          <w:delText> </w:delText>
        </w:r>
      </w:del>
      <w:r w:rsidR="00384A5C" w:rsidRPr="00ED1143">
        <w:rPr>
          <w:rFonts w:cs="Arial"/>
          <w:lang w:val="en-US"/>
        </w:rPr>
        <w:t>missing</w:t>
      </w:r>
      <w:del w:id="625" w:author="Graham Klyne" w:date="2013-07-18T11:43:00Z">
        <w:r w:rsidR="00384A5C" w:rsidRPr="00ED1143" w:rsidDel="000675F5">
          <w:rPr>
            <w:rFonts w:cs="Arial"/>
            <w:lang w:val="en-US"/>
          </w:rPr>
          <w:delText xml:space="preserve"> </w:delText>
        </w:r>
      </w:del>
      <w:r w:rsidR="00384A5C" w:rsidRPr="00ED1143">
        <w:rPr>
          <w:rFonts w:cs="Arial"/>
          <w:lang w:val="en-US"/>
        </w:rPr>
        <w:t>May</w:t>
      </w:r>
      <w:ins w:id="626" w:author="Graham Klyne" w:date="2013-07-18T11:43:00Z">
        <w:r w:rsidR="000675F5">
          <w:rPr>
            <w:rFonts w:cs="Arial"/>
            <w:lang w:val="en-US"/>
          </w:rPr>
          <w:t xml:space="preserve"> </w:t>
        </w:r>
      </w:ins>
      <w:del w:id="627" w:author="Graham Klyne" w:date="2013-07-18T11:43:00Z">
        <w:r w:rsidR="00384A5C" w:rsidRPr="00ED1143" w:rsidDel="000675F5">
          <w:rPr>
            <w:rFonts w:cs="Arial"/>
            <w:lang w:val="en-US"/>
          </w:rPr>
          <w:delText> </w:delText>
        </w:r>
      </w:del>
      <w:r w:rsidR="00384A5C" w:rsidRPr="00ED1143">
        <w:rPr>
          <w:rFonts w:cs="Arial"/>
          <w:lang w:val="en-US"/>
        </w:rPr>
        <w:t>and/or</w:t>
      </w:r>
      <w:r w:rsidRPr="00ED1143">
        <w:rPr>
          <w:rFonts w:cs="Arial"/>
          <w:lang w:val="en-US"/>
        </w:rPr>
        <w:t xml:space="preserve"> </w:t>
      </w:r>
      <w:r w:rsidR="00384A5C" w:rsidRPr="00ED1143">
        <w:rPr>
          <w:rFonts w:cs="Arial"/>
          <w:lang w:val="en-US"/>
        </w:rPr>
        <w:t xml:space="preserve">satisfied properties, which indicate the evaluation result for each individual checklist item as a relationship between the target resource and the corresponding checklist requirement. </w:t>
      </w:r>
      <w:r w:rsidRPr="00ED1143">
        <w:rPr>
          <w:rFonts w:cs="Arial"/>
          <w:lang w:val="en-US"/>
        </w:rPr>
        <w:t>Also the explanations of th</w:t>
      </w:r>
      <w:r w:rsidR="00475434" w:rsidRPr="00ED1143">
        <w:rPr>
          <w:rFonts w:cs="Arial"/>
          <w:lang w:val="en-US"/>
        </w:rPr>
        <w:t>is</w:t>
      </w:r>
      <w:r w:rsidRPr="00ED1143">
        <w:rPr>
          <w:rFonts w:cs="Arial"/>
          <w:lang w:val="en-US"/>
        </w:rPr>
        <w:t xml:space="preserve"> outcome </w:t>
      </w:r>
      <w:r w:rsidR="00475434" w:rsidRPr="00ED1143">
        <w:rPr>
          <w:rFonts w:cs="Arial"/>
          <w:lang w:val="en-US"/>
        </w:rPr>
        <w:t xml:space="preserve">are stored at the Message class providing </w:t>
      </w:r>
      <w:r w:rsidR="00384A5C" w:rsidRPr="00ED1143">
        <w:rPr>
          <w:rFonts w:cs="Arial"/>
          <w:lang w:val="en-US"/>
        </w:rPr>
        <w:t xml:space="preserve">more detailed information about the reason for success or failure of the test. </w:t>
      </w:r>
      <w:del w:id="628" w:author="Graham Klyne" w:date="2013-07-18T11:43:00Z">
        <w:r w:rsidR="00475434" w:rsidRPr="00ED1143" w:rsidDel="000675F5">
          <w:rPr>
            <w:rFonts w:cs="Arial"/>
            <w:lang w:val="en-US"/>
          </w:rPr>
          <w:delText xml:space="preserve">The </w:delText>
        </w:r>
      </w:del>
      <w:fldSimple w:instr=" REF _Ref361316073 \h  \* MERGEFORMAT ">
        <w:r w:rsidR="00322866" w:rsidRPr="00322866">
          <w:rPr>
            <w:rFonts w:cs="Arial"/>
          </w:rPr>
          <w:t xml:space="preserve">Figure </w:t>
        </w:r>
        <w:r w:rsidR="00322866" w:rsidRPr="00322866">
          <w:rPr>
            <w:rFonts w:cs="Arial"/>
            <w:noProof/>
          </w:rPr>
          <w:t>13</w:t>
        </w:r>
      </w:fldSimple>
      <w:r w:rsidR="00475434" w:rsidRPr="00ED1143">
        <w:rPr>
          <w:rFonts w:cs="Arial"/>
          <w:lang w:val="en-US"/>
        </w:rPr>
        <w:t xml:space="preserve"> shows an </w:t>
      </w:r>
      <w:r w:rsidR="00384A5C" w:rsidRPr="00ED1143">
        <w:rPr>
          <w:rFonts w:cs="Arial"/>
          <w:lang w:val="en-US"/>
        </w:rPr>
        <w:t xml:space="preserve">example </w:t>
      </w:r>
      <w:r w:rsidR="00475434" w:rsidRPr="00ED1143">
        <w:rPr>
          <w:rFonts w:cs="Arial"/>
          <w:lang w:val="en-US"/>
        </w:rPr>
        <w:t xml:space="preserve">of a </w:t>
      </w:r>
      <w:r w:rsidR="00384A5C" w:rsidRPr="00ED1143">
        <w:rPr>
          <w:rFonts w:cs="Arial"/>
          <w:lang w:val="en-US"/>
        </w:rPr>
        <w:t xml:space="preserve">Minim requirement </w:t>
      </w:r>
      <w:r w:rsidR="0080286E" w:rsidRPr="00ED1143">
        <w:rPr>
          <w:rFonts w:cs="Arial"/>
          <w:lang w:val="en-US"/>
        </w:rPr>
        <w:t>that test</w:t>
      </w:r>
      <w:ins w:id="629" w:author="Graham Klyne" w:date="2013-07-18T11:44:00Z">
        <w:r w:rsidR="000675F5">
          <w:rPr>
            <w:rFonts w:cs="Arial"/>
            <w:lang w:val="en-US"/>
          </w:rPr>
          <w:t>s</w:t>
        </w:r>
      </w:ins>
      <w:r w:rsidR="00384A5C" w:rsidRPr="00ED1143">
        <w:rPr>
          <w:rFonts w:cs="Arial"/>
          <w:lang w:val="en-US"/>
        </w:rPr>
        <w:t xml:space="preserve"> for presence of a synonym in chembox data:</w:t>
      </w:r>
    </w:p>
    <w:p w:rsidR="00475434" w:rsidRPr="00ED1143" w:rsidRDefault="00475434" w:rsidP="003D3B22">
      <w:pPr>
        <w:overflowPunct/>
        <w:autoSpaceDE/>
        <w:autoSpaceDN/>
        <w:adjustRightInd/>
        <w:spacing w:after="0"/>
        <w:textAlignment w:val="auto"/>
        <w:rPr>
          <w:rFonts w:ascii="Helvetica" w:hAnsi="Helvetica"/>
          <w:sz w:val="22"/>
          <w:szCs w:val="22"/>
          <w:lang w:val="en-US"/>
        </w:rPr>
      </w:pP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lang w:val="en-GB"/>
        </w:rPr>
      </w:pPr>
      <w:r w:rsidRPr="00ED1143">
        <w:rPr>
          <w:rStyle w:val="HTMLCode"/>
          <w:rFonts w:ascii="Consolas" w:hAnsi="Consolas" w:cs="Consolas"/>
          <w:sz w:val="18"/>
          <w:szCs w:val="18"/>
          <w:bdr w:val="none" w:sz="0" w:space="0" w:color="auto" w:frame="1"/>
          <w:lang w:val="en-US"/>
        </w:rPr>
        <w:t>:Synonym a minim:Requirement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minim:isDerivedBy</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a minim:QueryTestRule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minim:query</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a minim:SparqlQuery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minim:sparql_query "?targetres chembox:OtherNames ?value"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minim:min 1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minim:showpass "Synonym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minim:showfail "No synomym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475434" w:rsidRPr="00ED1143" w:rsidRDefault="00475434" w:rsidP="003D3B22">
      <w:pPr>
        <w:pStyle w:val="Caption"/>
        <w:rPr>
          <w:rFonts w:ascii="Helvetica" w:hAnsi="Helvetica"/>
          <w:sz w:val="22"/>
          <w:szCs w:val="22"/>
          <w:lang w:val="en-US"/>
        </w:rPr>
      </w:pPr>
      <w:bookmarkStart w:id="630" w:name="_Ref361316073"/>
      <w:bookmarkStart w:id="631" w:name="_Toc361755227"/>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13</w:t>
      </w:r>
      <w:r w:rsidR="005545A4" w:rsidRPr="00ED1143">
        <w:fldChar w:fldCharType="end"/>
      </w:r>
      <w:bookmarkEnd w:id="630"/>
      <w:r w:rsidRPr="00ED1143">
        <w:t xml:space="preserve"> Minim requirement for presence testing</w:t>
      </w:r>
      <w:bookmarkEnd w:id="631"/>
    </w:p>
    <w:p w:rsidR="00EA0C25" w:rsidRDefault="00EA0C25" w:rsidP="003D3B22">
      <w:pPr>
        <w:pStyle w:val="NormalWeb"/>
        <w:spacing w:before="0" w:beforeAutospacing="0" w:after="0"/>
        <w:rPr>
          <w:rFonts w:ascii="Arial" w:hAnsi="Arial" w:cs="Arial"/>
          <w:lang w:val="en-US"/>
        </w:rPr>
      </w:pPr>
    </w:p>
    <w:p w:rsidR="0080286E" w:rsidRPr="00ED1143" w:rsidRDefault="0080286E" w:rsidP="00EA0C25">
      <w:pPr>
        <w:pStyle w:val="NormalWeb"/>
        <w:spacing w:before="0" w:beforeAutospacing="0" w:after="0"/>
        <w:jc w:val="both"/>
        <w:rPr>
          <w:rFonts w:ascii="Arial" w:hAnsi="Arial" w:cs="Arial"/>
          <w:lang w:val="en-US"/>
        </w:rPr>
      </w:pPr>
      <w:del w:id="632" w:author="Graham Klyne" w:date="2013-07-18T11:44:00Z">
        <w:r w:rsidRPr="00ED1143" w:rsidDel="000675F5">
          <w:rPr>
            <w:rFonts w:ascii="Arial" w:hAnsi="Arial" w:cs="Arial"/>
            <w:lang w:val="en-US"/>
          </w:rPr>
          <w:delText>and it</w:delText>
        </w:r>
      </w:del>
      <w:ins w:id="633" w:author="Graham Klyne" w:date="2013-07-18T11:44:00Z">
        <w:r w:rsidR="000675F5">
          <w:rPr>
            <w:rFonts w:ascii="Arial" w:hAnsi="Arial" w:cs="Arial"/>
            <w:lang w:val="en-US"/>
          </w:rPr>
          <w:t>This</w:t>
        </w:r>
      </w:ins>
      <w:r w:rsidRPr="00ED1143">
        <w:rPr>
          <w:rFonts w:ascii="Arial" w:hAnsi="Arial" w:cs="Arial"/>
          <w:lang w:val="en-US"/>
        </w:rPr>
        <w:t xml:space="preserve"> </w:t>
      </w:r>
      <w:ins w:id="634" w:author="Graham Klyne" w:date="2013-07-18T11:46:00Z">
        <w:r w:rsidR="000675F5">
          <w:rPr>
            <w:rFonts w:ascii="Arial" w:hAnsi="Arial" w:cs="Arial"/>
            <w:lang w:val="en-US"/>
          </w:rPr>
          <w:t xml:space="preserve">may </w:t>
        </w:r>
      </w:ins>
      <w:r w:rsidR="00384A5C" w:rsidRPr="00ED1143">
        <w:rPr>
          <w:rFonts w:ascii="Arial" w:hAnsi="Arial" w:cs="Arial"/>
          <w:lang w:val="en-US"/>
        </w:rPr>
        <w:t xml:space="preserve">returns </w:t>
      </w:r>
      <w:del w:id="635" w:author="Graham Klyne" w:date="2013-07-18T11:44:00Z">
        <w:r w:rsidR="00384A5C" w:rsidRPr="00ED1143" w:rsidDel="000675F5">
          <w:rPr>
            <w:rFonts w:ascii="Arial" w:hAnsi="Arial" w:cs="Arial"/>
            <w:lang w:val="en-US"/>
          </w:rPr>
          <w:delText xml:space="preserve">the </w:delText>
        </w:r>
      </w:del>
      <w:ins w:id="636" w:author="Graham Klyne" w:date="2013-07-18T11:44:00Z">
        <w:r w:rsidR="000675F5">
          <w:rPr>
            <w:rFonts w:ascii="Arial" w:hAnsi="Arial" w:cs="Arial"/>
            <w:lang w:val="en-US"/>
          </w:rPr>
          <w:t>a</w:t>
        </w:r>
        <w:r w:rsidR="000675F5" w:rsidRPr="00ED1143">
          <w:rPr>
            <w:rFonts w:ascii="Arial" w:hAnsi="Arial" w:cs="Arial"/>
            <w:lang w:val="en-US"/>
          </w:rPr>
          <w:t xml:space="preserve"> </w:t>
        </w:r>
      </w:ins>
      <w:r w:rsidR="00384A5C" w:rsidRPr="00ED1143">
        <w:rPr>
          <w:rFonts w:ascii="Arial" w:hAnsi="Arial" w:cs="Arial"/>
          <w:lang w:val="en-US"/>
        </w:rPr>
        <w:t>result</w:t>
      </w:r>
      <w:r w:rsidRPr="00ED1143">
        <w:rPr>
          <w:rFonts w:ascii="Arial" w:hAnsi="Arial" w:cs="Arial"/>
          <w:lang w:val="en-US"/>
        </w:rPr>
        <w:t xml:space="preserve"> </w:t>
      </w:r>
      <w:ins w:id="637" w:author="Graham Klyne" w:date="2013-07-18T11:47:00Z">
        <w:r w:rsidR="000675F5">
          <w:rPr>
            <w:rFonts w:ascii="Arial" w:hAnsi="Arial" w:cs="Arial"/>
            <w:lang w:val="en-US"/>
          </w:rPr>
          <w:t>as</w:t>
        </w:r>
      </w:ins>
      <w:ins w:id="638" w:author="Graham Klyne" w:date="2013-07-18T11:44:00Z">
        <w:r w:rsidR="000675F5">
          <w:rPr>
            <w:rFonts w:ascii="Arial" w:hAnsi="Arial" w:cs="Arial"/>
            <w:lang w:val="en-US"/>
          </w:rPr>
          <w:t xml:space="preserve"> </w:t>
        </w:r>
      </w:ins>
      <w:r w:rsidRPr="00ED1143">
        <w:rPr>
          <w:rFonts w:ascii="Arial" w:hAnsi="Arial" w:cs="Arial"/>
          <w:lang w:val="en-US"/>
        </w:rPr>
        <w:t xml:space="preserve">shown in </w:t>
      </w:r>
      <w:del w:id="639" w:author="Graham Klyne" w:date="2013-07-18T11:44:00Z">
        <w:r w:rsidRPr="00ED1143" w:rsidDel="000675F5">
          <w:rPr>
            <w:rFonts w:ascii="Arial" w:hAnsi="Arial" w:cs="Arial"/>
            <w:lang w:val="en-US"/>
          </w:rPr>
          <w:delText xml:space="preserve">the </w:delText>
        </w:r>
      </w:del>
      <w:fldSimple w:instr=" REF _Ref361742506 \h  \* MERGEFORMAT ">
        <w:r w:rsidR="00322866" w:rsidRPr="00322866">
          <w:rPr>
            <w:rFonts w:ascii="Arial" w:hAnsi="Arial" w:cs="Arial"/>
            <w:lang w:val="en-US"/>
          </w:rPr>
          <w:t>Figure 14</w:t>
        </w:r>
      </w:fldSimple>
      <w:r w:rsidR="00EA0C25">
        <w:rPr>
          <w:rFonts w:ascii="Arial" w:hAnsi="Arial" w:cs="Arial"/>
          <w:lang w:val="en-US"/>
        </w:rPr>
        <w:t xml:space="preserve"> </w:t>
      </w:r>
      <w:r w:rsidR="00384A5C" w:rsidRPr="00ED1143">
        <w:rPr>
          <w:rFonts w:ascii="Arial" w:hAnsi="Arial" w:cs="Arial"/>
          <w:lang w:val="en-US"/>
        </w:rPr>
        <w:t xml:space="preserve">for </w:t>
      </w:r>
      <w:r w:rsidRPr="00ED1143">
        <w:rPr>
          <w:rFonts w:ascii="Arial" w:hAnsi="Arial" w:cs="Arial"/>
          <w:lang w:val="en-US"/>
        </w:rPr>
        <w:t>the</w:t>
      </w:r>
      <w:del w:id="640" w:author="Graham Klyne" w:date="2013-07-18T11:47:00Z">
        <w:r w:rsidRPr="00ED1143" w:rsidDel="000675F5">
          <w:rPr>
            <w:rFonts w:ascii="Arial" w:hAnsi="Arial" w:cs="Arial"/>
            <w:lang w:val="en-US"/>
          </w:rPr>
          <w:delText xml:space="preserve"> </w:delText>
        </w:r>
      </w:del>
      <w:r w:rsidRPr="00ED1143">
        <w:rPr>
          <w:rFonts w:ascii="Arial" w:hAnsi="Arial" w:cs="Arial"/>
          <w:lang w:val="en-US"/>
        </w:rPr>
        <w:t xml:space="preserve"> target r</w:t>
      </w:r>
      <w:r w:rsidR="00384A5C" w:rsidRPr="00ED1143">
        <w:rPr>
          <w:rFonts w:ascii="Arial" w:hAnsi="Arial" w:cs="Arial"/>
          <w:lang w:val="en-US"/>
        </w:rPr>
        <w:t>esource </w:t>
      </w:r>
      <w:r w:rsidRPr="00ED1143">
        <w:rPr>
          <w:rFonts w:ascii="Arial" w:hAnsi="Arial" w:cs="Arial"/>
          <w:lang w:val="en-US"/>
        </w:rPr>
        <w:t xml:space="preserve"> </w:t>
      </w:r>
      <w:r w:rsidR="00384A5C" w:rsidRPr="00ED1143">
        <w:rPr>
          <w:rFonts w:ascii="Arial" w:hAnsi="Arial" w:cs="Arial"/>
          <w:lang w:val="en-US"/>
        </w:rPr>
        <w:t>N-Methylformamide</w:t>
      </w:r>
      <w:r w:rsidR="00EA0C25">
        <w:rPr>
          <w:rStyle w:val="FootnoteReference"/>
          <w:rFonts w:ascii="Arial" w:hAnsi="Arial" w:cs="Arial"/>
          <w:lang w:val="en-US"/>
        </w:rPr>
        <w:footnoteReference w:id="48"/>
      </w:r>
      <w:ins w:id="641" w:author="Graham Klyne" w:date="2013-07-18T11:47:00Z">
        <w:r w:rsidR="000675F5">
          <w:rPr>
            <w:rFonts w:ascii="Arial" w:hAnsi="Arial" w:cs="Arial"/>
            <w:lang w:val="en-US"/>
          </w:rPr>
          <w:t>,</w:t>
        </w:r>
      </w:ins>
      <w:r w:rsidR="00384A5C" w:rsidRPr="00ED1143">
        <w:rPr>
          <w:rStyle w:val="apple-converted-space"/>
          <w:rFonts w:ascii="Arial" w:hAnsi="Arial" w:cs="Arial"/>
          <w:lang w:val="en-US"/>
        </w:rPr>
        <w:t> </w:t>
      </w:r>
      <w:r w:rsidRPr="00ED1143">
        <w:rPr>
          <w:rFonts w:ascii="Arial" w:hAnsi="Arial" w:cs="Arial"/>
          <w:lang w:val="en-US"/>
        </w:rPr>
        <w:t>for which no synonym exists</w:t>
      </w:r>
      <w:ins w:id="642" w:author="Graham Klyne" w:date="2013-07-18T11:45:00Z">
        <w:r w:rsidR="000675F5">
          <w:rPr>
            <w:rFonts w:ascii="Arial" w:hAnsi="Arial" w:cs="Arial"/>
            <w:lang w:val="en-US"/>
          </w:rPr>
          <w:t xml:space="preserve"> in the data provided by the RO</w:t>
        </w:r>
      </w:ins>
      <w:r w:rsidRPr="00ED1143">
        <w:rPr>
          <w:rFonts w:ascii="Arial" w:hAnsi="Arial" w:cs="Arial"/>
          <w:lang w:val="en-US"/>
        </w:rPr>
        <w:t xml:space="preserve">. </w:t>
      </w:r>
      <w:del w:id="643" w:author="Graham Klyne" w:date="2013-07-18T11:46:00Z">
        <w:r w:rsidRPr="00ED1143" w:rsidDel="000675F5">
          <w:rPr>
            <w:rFonts w:ascii="Arial" w:hAnsi="Arial" w:cs="Arial"/>
            <w:lang w:val="en-US"/>
          </w:rPr>
          <w:delText xml:space="preserve">That </w:delText>
        </w:r>
      </w:del>
      <w:ins w:id="644" w:author="Graham Klyne" w:date="2013-07-18T11:46:00Z">
        <w:r w:rsidR="000675F5" w:rsidRPr="00ED1143">
          <w:rPr>
            <w:rFonts w:ascii="Arial" w:hAnsi="Arial" w:cs="Arial"/>
            <w:lang w:val="en-US"/>
          </w:rPr>
          <w:t>Th</w:t>
        </w:r>
        <w:r w:rsidR="000675F5">
          <w:rPr>
            <w:rFonts w:ascii="Arial" w:hAnsi="Arial" w:cs="Arial"/>
            <w:lang w:val="en-US"/>
          </w:rPr>
          <w:t>is</w:t>
        </w:r>
        <w:r w:rsidR="000675F5" w:rsidRPr="00ED1143">
          <w:rPr>
            <w:rFonts w:ascii="Arial" w:hAnsi="Arial" w:cs="Arial"/>
            <w:lang w:val="en-US"/>
          </w:rPr>
          <w:t xml:space="preserve"> </w:t>
        </w:r>
      </w:ins>
      <w:r w:rsidRPr="00ED1143">
        <w:rPr>
          <w:rFonts w:ascii="Arial" w:hAnsi="Arial" w:cs="Arial"/>
          <w:lang w:val="en-US"/>
        </w:rPr>
        <w:t>resul</w:t>
      </w:r>
      <w:r w:rsidR="00A13D9D" w:rsidRPr="00ED1143">
        <w:rPr>
          <w:rFonts w:ascii="Arial" w:hAnsi="Arial" w:cs="Arial"/>
          <w:lang w:val="en-US"/>
        </w:rPr>
        <w:t>t</w:t>
      </w:r>
      <w:del w:id="645" w:author="Graham Klyne" w:date="2013-07-18T11:46:00Z">
        <w:r w:rsidR="00A13D9D" w:rsidRPr="00ED1143" w:rsidDel="000675F5">
          <w:rPr>
            <w:rFonts w:ascii="Arial" w:hAnsi="Arial" w:cs="Arial"/>
            <w:lang w:val="en-US"/>
          </w:rPr>
          <w:delText>s</w:delText>
        </w:r>
      </w:del>
      <w:r w:rsidR="00A13D9D" w:rsidRPr="00ED1143">
        <w:rPr>
          <w:rFonts w:ascii="Arial" w:hAnsi="Arial" w:cs="Arial"/>
          <w:lang w:val="en-US"/>
        </w:rPr>
        <w:t xml:space="preserve"> describes that the RO satisf</w:t>
      </w:r>
      <w:r w:rsidRPr="00ED1143">
        <w:rPr>
          <w:rFonts w:ascii="Arial" w:hAnsi="Arial" w:cs="Arial"/>
          <w:lang w:val="en-US"/>
        </w:rPr>
        <w:t>i</w:t>
      </w:r>
      <w:r w:rsidR="00A13D9D" w:rsidRPr="00ED1143">
        <w:rPr>
          <w:rFonts w:ascii="Arial" w:hAnsi="Arial" w:cs="Arial"/>
          <w:lang w:val="en-US"/>
        </w:rPr>
        <w:t>e</w:t>
      </w:r>
      <w:r w:rsidRPr="00ED1143">
        <w:rPr>
          <w:rFonts w:ascii="Arial" w:hAnsi="Arial" w:cs="Arial"/>
          <w:lang w:val="en-US"/>
        </w:rPr>
        <w:t xml:space="preserve">s minimally and nominally the requirements of the Minim Model, and that there are some </w:t>
      </w:r>
      <w:del w:id="646" w:author="Graham Klyne" w:date="2013-07-18T11:46:00Z">
        <w:r w:rsidRPr="00ED1143" w:rsidDel="000675F5">
          <w:rPr>
            <w:rFonts w:ascii="Arial" w:hAnsi="Arial" w:cs="Arial"/>
            <w:lang w:val="en-US"/>
          </w:rPr>
          <w:delText xml:space="preserve">may </w:delText>
        </w:r>
      </w:del>
      <w:ins w:id="647" w:author="Graham Klyne" w:date="2013-07-18T11:46:00Z">
        <w:r w:rsidR="000675F5">
          <w:rPr>
            <w:rFonts w:ascii="Arial" w:hAnsi="Arial" w:cs="Arial"/>
            <w:lang w:val="en-US"/>
          </w:rPr>
          <w:t>MAY</w:t>
        </w:r>
        <w:r w:rsidR="000675F5" w:rsidRPr="00ED1143">
          <w:rPr>
            <w:rFonts w:ascii="Arial" w:hAnsi="Arial" w:cs="Arial"/>
            <w:lang w:val="en-US"/>
          </w:rPr>
          <w:t xml:space="preserve"> </w:t>
        </w:r>
      </w:ins>
      <w:r w:rsidRPr="00ED1143">
        <w:rPr>
          <w:rFonts w:ascii="Arial" w:hAnsi="Arial" w:cs="Arial"/>
          <w:lang w:val="en-US"/>
        </w:rPr>
        <w:t xml:space="preserve">requirements which are not </w:t>
      </w:r>
      <w:del w:id="648" w:author="Graham Klyne" w:date="2013-07-18T11:46:00Z">
        <w:r w:rsidRPr="00ED1143" w:rsidDel="000675F5">
          <w:rPr>
            <w:rFonts w:ascii="Arial" w:hAnsi="Arial" w:cs="Arial"/>
            <w:lang w:val="en-US"/>
          </w:rPr>
          <w:delText>being accomplish</w:delText>
        </w:r>
      </w:del>
      <w:ins w:id="649" w:author="Graham Klyne" w:date="2013-07-18T11:46:00Z">
        <w:r w:rsidR="000675F5">
          <w:rPr>
            <w:rFonts w:ascii="Arial" w:hAnsi="Arial" w:cs="Arial"/>
            <w:lang w:val="en-US"/>
          </w:rPr>
          <w:t>satisfied,</w:t>
        </w:r>
      </w:ins>
      <w:r w:rsidRPr="00ED1143">
        <w:rPr>
          <w:rFonts w:ascii="Arial" w:hAnsi="Arial" w:cs="Arial"/>
          <w:lang w:val="en-US"/>
        </w:rPr>
        <w:t xml:space="preserve"> as </w:t>
      </w:r>
      <w:del w:id="650" w:author="Graham Klyne" w:date="2013-07-18T11:46:00Z">
        <w:r w:rsidRPr="00ED1143" w:rsidDel="000675F5">
          <w:rPr>
            <w:rFonts w:ascii="Arial" w:hAnsi="Arial" w:cs="Arial"/>
            <w:lang w:val="en-US"/>
          </w:rPr>
          <w:delText xml:space="preserve">can be seen </w:delText>
        </w:r>
      </w:del>
      <w:r w:rsidR="00262659" w:rsidRPr="00ED1143">
        <w:rPr>
          <w:rFonts w:ascii="Arial" w:hAnsi="Arial" w:cs="Arial"/>
          <w:lang w:val="en-US"/>
        </w:rPr>
        <w:t xml:space="preserve">explained by the </w:t>
      </w:r>
      <w:del w:id="651" w:author="Graham Klyne" w:date="2013-07-18T11:46:00Z">
        <w:r w:rsidR="00262659" w:rsidRPr="00ED1143" w:rsidDel="000675F5">
          <w:rPr>
            <w:rFonts w:ascii="Arial" w:hAnsi="Arial" w:cs="Arial"/>
            <w:lang w:val="en-US"/>
          </w:rPr>
          <w:delText xml:space="preserve">property </w:delText>
        </w:r>
      </w:del>
      <w:r w:rsidR="00262659" w:rsidRPr="00ED1143">
        <w:rPr>
          <w:rFonts w:ascii="Arial" w:hAnsi="Arial" w:cs="Arial"/>
          <w:lang w:val="en-US"/>
        </w:rPr>
        <w:t>missingMay</w:t>
      </w:r>
      <w:ins w:id="652" w:author="Graham Klyne" w:date="2013-07-18T11:46:00Z">
        <w:r w:rsidR="000675F5">
          <w:rPr>
            <w:rFonts w:ascii="Arial" w:hAnsi="Arial" w:cs="Arial"/>
            <w:lang w:val="en-US"/>
          </w:rPr>
          <w:t xml:space="preserve"> statement</w:t>
        </w:r>
      </w:ins>
      <w:r w:rsidR="00262659" w:rsidRPr="00ED1143">
        <w:rPr>
          <w:rFonts w:ascii="Arial" w:hAnsi="Arial" w:cs="Arial"/>
          <w:lang w:val="en-US"/>
        </w:rPr>
        <w:t xml:space="preserve">. </w:t>
      </w:r>
    </w:p>
    <w:p w:rsidR="0080286E" w:rsidRPr="00ED1143" w:rsidRDefault="0080286E" w:rsidP="003D3B22">
      <w:pPr>
        <w:pStyle w:val="NormalWeb"/>
        <w:spacing w:before="0" w:beforeAutospacing="0" w:after="0"/>
        <w:rPr>
          <w:rFonts w:ascii="Helvetica" w:hAnsi="Helvetica"/>
          <w:sz w:val="22"/>
          <w:szCs w:val="22"/>
          <w:lang w:val="en-US"/>
        </w:rPr>
      </w:pP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&lt;http://purl.org/net/chembox/N-Methylformamide&gt;</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minim:minimallySatisfies :minim_model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minim:nominallySatisfies :minim_model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minim:missingMay</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minim:tryMessage "No synomym is present"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minim:tryRequirement :Synonym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result:binding</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result:variable "targetres"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result:value "http://purl.org/net/chembox/N-Methylformamide"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result:variable "query" ;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result:value "?targetres chembox:OtherNames ?value"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result:variable "min" ;       result:value 1 ],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result:variable "_count";     result:value 0  ]</w:t>
      </w:r>
    </w:p>
    <w:p w:rsidR="00384A5C" w:rsidRPr="00ED1143" w:rsidRDefault="00384A5C" w:rsidP="003D3B22">
      <w:pPr>
        <w:pStyle w:val="HTMLPreformatted"/>
        <w:pBdr>
          <w:top w:val="single" w:sz="6" w:space="5" w:color="DDDDDD"/>
          <w:left w:val="single" w:sz="6" w:space="8" w:color="DDDDDD"/>
          <w:bottom w:val="single" w:sz="6" w:space="5" w:color="DDDDDD"/>
          <w:right w:val="single" w:sz="6" w:space="8" w:color="DDDDDD"/>
        </w:pBdr>
        <w:shd w:val="clear" w:color="auto" w:fill="F8F8F8"/>
        <w:rPr>
          <w:rStyle w:val="HTMLCode"/>
        </w:rPr>
      </w:pPr>
      <w:r w:rsidRPr="00ED1143">
        <w:rPr>
          <w:rStyle w:val="HTMLCode"/>
          <w:rFonts w:ascii="Consolas" w:hAnsi="Consolas" w:cs="Consolas"/>
          <w:sz w:val="18"/>
          <w:szCs w:val="18"/>
          <w:bdr w:val="none" w:sz="0" w:space="0" w:color="auto" w:frame="1"/>
          <w:lang w:val="en-US"/>
        </w:rPr>
        <w:t xml:space="preserve">        ] .</w:t>
      </w:r>
    </w:p>
    <w:p w:rsidR="0080286E" w:rsidRPr="00ED1143" w:rsidRDefault="0080286E" w:rsidP="003D3B22">
      <w:pPr>
        <w:pStyle w:val="Caption"/>
        <w:rPr>
          <w:rFonts w:ascii="Helvetica" w:hAnsi="Helvetica"/>
          <w:sz w:val="22"/>
          <w:szCs w:val="22"/>
          <w:lang w:val="en-US"/>
        </w:rPr>
      </w:pPr>
      <w:bookmarkStart w:id="653" w:name="_Ref361742506"/>
      <w:bookmarkStart w:id="654" w:name="_Toc361755228"/>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14</w:t>
      </w:r>
      <w:r w:rsidR="005545A4" w:rsidRPr="00ED1143">
        <w:fldChar w:fldCharType="end"/>
      </w:r>
      <w:bookmarkEnd w:id="653"/>
      <w:r w:rsidRPr="00ED1143">
        <w:t xml:space="preserve"> Results represented with the Minim Results Model</w:t>
      </w:r>
      <w:bookmarkEnd w:id="654"/>
    </w:p>
    <w:p w:rsidR="00384A5C" w:rsidRPr="00ED1143" w:rsidRDefault="00384A5C" w:rsidP="003D3B22">
      <w:pPr>
        <w:rPr>
          <w:lang w:val="en-US"/>
        </w:rPr>
      </w:pPr>
      <w:bookmarkStart w:id="655" w:name="checklist-results-presentation"/>
      <w:bookmarkEnd w:id="655"/>
    </w:p>
    <w:p w:rsidR="00EC0B57" w:rsidRPr="00ED1143" w:rsidRDefault="00EC0B57" w:rsidP="0009146B">
      <w:pPr>
        <w:pStyle w:val="Heading2"/>
        <w:numPr>
          <w:numberingChange w:id="656" w:author="Graham Klyne" w:date="2013-07-18T09:00:00Z" w:original="%1:4:0:.%2:4:0:"/>
        </w:numPr>
      </w:pPr>
      <w:bookmarkStart w:id="657" w:name="_Toc361755201"/>
      <w:r w:rsidRPr="00ED1143">
        <w:t>Implementation and integration</w:t>
      </w:r>
      <w:bookmarkEnd w:id="657"/>
    </w:p>
    <w:p w:rsidR="00F02AA2" w:rsidRPr="00ED1143" w:rsidRDefault="00A0243A" w:rsidP="003D3B22">
      <w:pPr>
        <w:ind w:left="360"/>
        <w:rPr>
          <w:rFonts w:cs="Arial"/>
          <w:lang w:val="en-US"/>
        </w:rPr>
      </w:pPr>
      <w:r w:rsidRPr="00ED1143">
        <w:rPr>
          <w:rFonts w:cs="Arial"/>
          <w:lang w:val="en-US"/>
        </w:rPr>
        <w:t xml:space="preserve">The implementation and integration of completeness </w:t>
      </w:r>
      <w:del w:id="658" w:author="Graham Klyne" w:date="2013-07-18T11:48:00Z">
        <w:r w:rsidRPr="00ED1143" w:rsidDel="000675F5">
          <w:rPr>
            <w:rFonts w:cs="Arial"/>
            <w:lang w:val="en-US"/>
          </w:rPr>
          <w:delText xml:space="preserve">metric </w:delText>
        </w:r>
      </w:del>
      <w:ins w:id="659" w:author="Graham Klyne" w:date="2013-07-18T11:48:00Z">
        <w:r w:rsidR="000675F5">
          <w:rPr>
            <w:rFonts w:cs="Arial"/>
            <w:lang w:val="en-US"/>
          </w:rPr>
          <w:t>evaluation</w:t>
        </w:r>
        <w:r w:rsidR="000675F5" w:rsidRPr="00ED1143">
          <w:rPr>
            <w:rFonts w:cs="Arial"/>
            <w:lang w:val="en-US"/>
          </w:rPr>
          <w:t xml:space="preserve"> </w:t>
        </w:r>
      </w:ins>
      <w:r w:rsidRPr="00ED1143">
        <w:rPr>
          <w:rFonts w:cs="Arial"/>
          <w:lang w:val="en-US"/>
        </w:rPr>
        <w:t xml:space="preserve">in the context of Wf4ever </w:t>
      </w:r>
      <w:r w:rsidR="00EA0C25">
        <w:rPr>
          <w:rFonts w:cs="Arial"/>
          <w:lang w:val="en-US"/>
        </w:rPr>
        <w:t>has the</w:t>
      </w:r>
      <w:r w:rsidRPr="00ED1143">
        <w:rPr>
          <w:rFonts w:cs="Arial"/>
          <w:lang w:val="en-US"/>
        </w:rPr>
        <w:t xml:space="preserve"> main goal of interacting with the data available </w:t>
      </w:r>
      <w:del w:id="660" w:author="Graham Klyne" w:date="2013-07-18T11:48:00Z">
        <w:r w:rsidRPr="00ED1143" w:rsidDel="000675F5">
          <w:rPr>
            <w:rFonts w:cs="Arial"/>
            <w:lang w:val="en-US"/>
          </w:rPr>
          <w:delText xml:space="preserve">in the platform </w:delText>
        </w:r>
      </w:del>
      <w:r w:rsidRPr="00ED1143">
        <w:rPr>
          <w:rFonts w:cs="Arial"/>
          <w:lang w:val="en-US"/>
        </w:rPr>
        <w:t>through RODL</w:t>
      </w:r>
      <w:ins w:id="661" w:author="Graham Klyne" w:date="2013-07-18T11:49:00Z">
        <w:r w:rsidR="000675F5">
          <w:rPr>
            <w:rFonts w:cs="Arial"/>
            <w:lang w:val="en-US"/>
          </w:rPr>
          <w:t>,</w:t>
        </w:r>
      </w:ins>
      <w:r w:rsidRPr="00ED1143">
        <w:rPr>
          <w:rFonts w:cs="Arial"/>
          <w:lang w:val="en-US"/>
        </w:rPr>
        <w:t xml:space="preserve"> </w:t>
      </w:r>
      <w:del w:id="662" w:author="Graham Klyne" w:date="2013-07-18T11:49:00Z">
        <w:r w:rsidRPr="00ED1143" w:rsidDel="000675F5">
          <w:rPr>
            <w:rFonts w:cs="Arial"/>
            <w:lang w:val="en-US"/>
          </w:rPr>
          <w:delText xml:space="preserve">and </w:delText>
        </w:r>
      </w:del>
      <w:r w:rsidRPr="00ED1143">
        <w:rPr>
          <w:rFonts w:cs="Arial"/>
          <w:lang w:val="en-US"/>
        </w:rPr>
        <w:t xml:space="preserve">providing </w:t>
      </w:r>
      <w:del w:id="663" w:author="Graham Klyne" w:date="2013-07-18T11:49:00Z">
        <w:r w:rsidRPr="00ED1143" w:rsidDel="000675F5">
          <w:rPr>
            <w:rFonts w:cs="Arial"/>
            <w:lang w:val="en-US"/>
          </w:rPr>
          <w:delText xml:space="preserve">useful </w:delText>
        </w:r>
      </w:del>
      <w:r w:rsidRPr="00ED1143">
        <w:rPr>
          <w:rFonts w:cs="Arial"/>
          <w:lang w:val="en-US"/>
        </w:rPr>
        <w:t xml:space="preserve">APIs that offer </w:t>
      </w:r>
      <w:del w:id="664" w:author="Graham Klyne" w:date="2013-07-18T11:49:00Z">
        <w:r w:rsidRPr="00ED1143" w:rsidDel="000675F5">
          <w:rPr>
            <w:rFonts w:cs="Arial"/>
            <w:lang w:val="en-US"/>
          </w:rPr>
          <w:delText xml:space="preserve">to </w:delText>
        </w:r>
      </w:del>
      <w:r w:rsidRPr="00ED1143">
        <w:rPr>
          <w:rFonts w:cs="Arial"/>
          <w:lang w:val="en-US"/>
        </w:rPr>
        <w:t>users and client applications access</w:t>
      </w:r>
      <w:del w:id="665" w:author="Graham Klyne" w:date="2013-07-18T11:49:00Z">
        <w:r w:rsidR="00EA0C25" w:rsidDel="000675F5">
          <w:rPr>
            <w:rFonts w:cs="Arial"/>
            <w:lang w:val="en-US"/>
          </w:rPr>
          <w:delText>ibility</w:delText>
        </w:r>
      </w:del>
      <w:r w:rsidRPr="00ED1143">
        <w:rPr>
          <w:rFonts w:cs="Arial"/>
          <w:lang w:val="en-US"/>
        </w:rPr>
        <w:t xml:space="preserve"> to the checklist evaluation</w:t>
      </w:r>
      <w:ins w:id="666" w:author="Graham Klyne" w:date="2013-07-18T11:49:00Z">
        <w:r w:rsidR="000675F5">
          <w:rPr>
            <w:rFonts w:cs="Arial"/>
            <w:lang w:val="en-US"/>
          </w:rPr>
          <w:t xml:space="preserve"> </w:t>
        </w:r>
      </w:ins>
      <w:r w:rsidRPr="00ED1143">
        <w:rPr>
          <w:rFonts w:cs="Arial"/>
          <w:lang w:val="en-US"/>
        </w:rPr>
        <w:t>s</w:t>
      </w:r>
      <w:ins w:id="667" w:author="Graham Klyne" w:date="2013-07-18T11:49:00Z">
        <w:r w:rsidR="000675F5">
          <w:rPr>
            <w:rFonts w:cs="Arial"/>
            <w:lang w:val="en-US"/>
          </w:rPr>
          <w:t>ervice</w:t>
        </w:r>
      </w:ins>
      <w:r w:rsidRPr="00ED1143">
        <w:rPr>
          <w:rFonts w:cs="Arial"/>
          <w:lang w:val="en-US"/>
        </w:rPr>
        <w:t xml:space="preserve">. </w:t>
      </w:r>
      <w:r w:rsidR="00F02AA2" w:rsidRPr="00ED1143">
        <w:rPr>
          <w:rFonts w:cs="Arial"/>
          <w:lang w:val="en-US"/>
        </w:rPr>
        <w:t>The checklist evaluation service is implemented as part of the</w:t>
      </w:r>
      <w:r w:rsidRPr="00ED1143">
        <w:rPr>
          <w:rFonts w:cs="Arial"/>
          <w:lang w:val="en-US"/>
        </w:rPr>
        <w:t xml:space="preserve"> </w:t>
      </w:r>
      <w:r w:rsidR="00F02AA2" w:rsidRPr="00ED1143">
        <w:rPr>
          <w:rFonts w:cs="Arial"/>
          <w:lang w:val="en-US"/>
        </w:rPr>
        <w:t>codebase for RO Manager</w:t>
      </w:r>
      <w:r w:rsidR="00F02AA2" w:rsidRPr="00ED1143">
        <w:rPr>
          <w:rStyle w:val="apple-converted-space"/>
          <w:rFonts w:cs="Arial"/>
          <w:lang w:val="en-US"/>
        </w:rPr>
        <w:t> </w:t>
      </w:r>
      <w:r w:rsidR="00F02AA2" w:rsidRPr="00ED1143">
        <w:rPr>
          <w:rFonts w:cs="Arial"/>
          <w:lang w:val="en-US"/>
        </w:rPr>
        <w:t>[D2.2v2]</w:t>
      </w:r>
      <w:ins w:id="668" w:author="Graham Klyne" w:date="2013-07-18T11:50:00Z">
        <w:r w:rsidR="008B3AEC">
          <w:rPr>
            <w:rFonts w:cs="Arial"/>
            <w:lang w:val="en-US"/>
          </w:rPr>
          <w:t>.</w:t>
        </w:r>
      </w:ins>
      <w:del w:id="669" w:author="Graham Klyne" w:date="2013-07-18T11:50:00Z">
        <w:r w:rsidR="00F02AA2" w:rsidRPr="00ED1143" w:rsidDel="008B3AEC">
          <w:rPr>
            <w:rFonts w:cs="Arial"/>
            <w:lang w:val="en-US"/>
          </w:rPr>
          <w:delText>,</w:delText>
        </w:r>
      </w:del>
      <w:r w:rsidR="00F02AA2" w:rsidRPr="00ED1143">
        <w:rPr>
          <w:rFonts w:cs="Arial"/>
          <w:lang w:val="en-US"/>
        </w:rPr>
        <w:t xml:space="preserve"> </w:t>
      </w:r>
      <w:del w:id="670" w:author="Graham Klyne" w:date="2013-07-18T11:50:00Z">
        <w:r w:rsidR="00F02AA2" w:rsidRPr="00ED1143" w:rsidDel="008B3AEC">
          <w:rPr>
            <w:rFonts w:cs="Arial"/>
            <w:lang w:val="en-US"/>
          </w:rPr>
          <w:delText xml:space="preserve">which </w:delText>
        </w:r>
      </w:del>
      <w:ins w:id="671" w:author="Graham Klyne" w:date="2013-07-18T11:50:00Z">
        <w:r w:rsidR="008B3AEC">
          <w:rPr>
            <w:rFonts w:cs="Arial"/>
            <w:lang w:val="en-US"/>
          </w:rPr>
          <w:t>It</w:t>
        </w:r>
        <w:r w:rsidR="008B3AEC" w:rsidRPr="00ED1143">
          <w:rPr>
            <w:rFonts w:cs="Arial"/>
            <w:lang w:val="en-US"/>
          </w:rPr>
          <w:t xml:space="preserve"> </w:t>
        </w:r>
      </w:ins>
      <w:r w:rsidR="00F02AA2" w:rsidRPr="00ED1143">
        <w:rPr>
          <w:rFonts w:cs="Arial"/>
          <w:lang w:val="en-US"/>
        </w:rPr>
        <w:t xml:space="preserve">is implemented in Python, </w:t>
      </w:r>
      <w:del w:id="672" w:author="Graham Klyne" w:date="2013-07-18T11:50:00Z">
        <w:r w:rsidR="00F02AA2" w:rsidRPr="00ED1143" w:rsidDel="008B3AEC">
          <w:rPr>
            <w:rFonts w:cs="Arial"/>
            <w:lang w:val="en-US"/>
          </w:rPr>
          <w:delText xml:space="preserve">and </w:delText>
        </w:r>
      </w:del>
      <w:r w:rsidR="00F02AA2" w:rsidRPr="00ED1143">
        <w:rPr>
          <w:rFonts w:cs="Arial"/>
          <w:lang w:val="en-US"/>
        </w:rPr>
        <w:t>is available as an installable package at</w:t>
      </w:r>
      <w:r w:rsidRPr="00ED1143">
        <w:rPr>
          <w:rStyle w:val="FootnoteReference"/>
          <w:rFonts w:cs="Arial"/>
          <w:szCs w:val="12"/>
          <w:lang w:val="en-US"/>
        </w:rPr>
        <w:footnoteReference w:id="49"/>
      </w:r>
      <w:r w:rsidRPr="00ED1143">
        <w:rPr>
          <w:rFonts w:cs="Arial"/>
          <w:lang w:val="en-US"/>
        </w:rPr>
        <w:t xml:space="preserve">, and its </w:t>
      </w:r>
      <w:r w:rsidR="00EA0C25">
        <w:rPr>
          <w:rFonts w:cs="Arial"/>
          <w:lang w:val="en-US"/>
        </w:rPr>
        <w:t xml:space="preserve">source code can be found </w:t>
      </w:r>
      <w:r w:rsidR="00F02AA2" w:rsidRPr="00ED1143">
        <w:rPr>
          <w:rFonts w:cs="Arial"/>
          <w:lang w:val="en-US"/>
        </w:rPr>
        <w:t>at</w:t>
      </w:r>
      <w:r w:rsidRPr="00ED1143">
        <w:rPr>
          <w:rStyle w:val="FootnoteReference"/>
          <w:rFonts w:cs="Arial"/>
          <w:szCs w:val="12"/>
          <w:lang w:val="en-US"/>
        </w:rPr>
        <w:footnoteReference w:id="50"/>
      </w:r>
      <w:r w:rsidR="00F02AA2" w:rsidRPr="00ED1143">
        <w:rPr>
          <w:rFonts w:cs="Arial"/>
          <w:lang w:val="en-US"/>
        </w:rPr>
        <w:t>.</w:t>
      </w:r>
    </w:p>
    <w:p w:rsidR="00F02AA2" w:rsidRPr="00ED1143" w:rsidRDefault="00DD1DB7" w:rsidP="003D3B22">
      <w:pPr>
        <w:pStyle w:val="NormalWeb"/>
        <w:spacing w:before="0" w:beforeAutospacing="0" w:after="0"/>
        <w:ind w:left="360"/>
        <w:jc w:val="both"/>
        <w:rPr>
          <w:rFonts w:ascii="Arial" w:hAnsi="Arial" w:cs="Arial"/>
          <w:lang w:val="en-US"/>
        </w:rPr>
      </w:pPr>
      <w:r w:rsidRPr="00ED1143">
        <w:rPr>
          <w:rFonts w:ascii="Arial" w:hAnsi="Arial" w:cs="Arial"/>
          <w:lang w:val="en-US"/>
        </w:rPr>
        <w:t xml:space="preserve">The checklist evaluation has been implemented as a command line tool (which can be called by the command </w:t>
      </w:r>
      <w:ins w:id="673" w:author="Graham Klyne" w:date="2013-07-18T11:50:00Z">
        <w:r w:rsidR="008B3AEC">
          <w:rPr>
            <w:rFonts w:ascii="Arial" w:hAnsi="Arial" w:cs="Arial"/>
            <w:lang w:val="en-US"/>
          </w:rPr>
          <w:t>“</w:t>
        </w:r>
      </w:ins>
      <w:del w:id="674" w:author="Graham Klyne" w:date="2013-07-18T11:50:00Z">
        <w:r w:rsidR="00FF519D" w:rsidRPr="00ED1143" w:rsidDel="008B3AEC">
          <w:rPr>
            <w:rFonts w:ascii="Arial" w:hAnsi="Arial" w:cs="Arial"/>
            <w:lang w:val="en-US"/>
          </w:rPr>
          <w:delText>RO</w:delText>
        </w:r>
        <w:r w:rsidRPr="00ED1143" w:rsidDel="008B3AEC">
          <w:rPr>
            <w:rFonts w:ascii="Arial" w:hAnsi="Arial" w:cs="Arial"/>
            <w:lang w:val="en-US"/>
          </w:rPr>
          <w:delText xml:space="preserve"> </w:delText>
        </w:r>
      </w:del>
      <w:ins w:id="675" w:author="Graham Klyne" w:date="2013-07-18T11:50:00Z">
        <w:r w:rsidR="008B3AEC">
          <w:rPr>
            <w:rFonts w:ascii="Arial" w:hAnsi="Arial" w:cs="Arial"/>
            <w:lang w:val="en-US"/>
          </w:rPr>
          <w:t>ro</w:t>
        </w:r>
        <w:r w:rsidR="008B3AEC" w:rsidRPr="00ED1143">
          <w:rPr>
            <w:rFonts w:ascii="Arial" w:hAnsi="Arial" w:cs="Arial"/>
            <w:lang w:val="en-US"/>
          </w:rPr>
          <w:t xml:space="preserve"> </w:t>
        </w:r>
      </w:ins>
      <w:r w:rsidRPr="00ED1143">
        <w:rPr>
          <w:rFonts w:ascii="Arial" w:hAnsi="Arial" w:cs="Arial"/>
          <w:lang w:val="en-US"/>
        </w:rPr>
        <w:t>evaluate checklist</w:t>
      </w:r>
      <w:ins w:id="676" w:author="Graham Klyne" w:date="2013-07-18T11:50:00Z">
        <w:r w:rsidR="008B3AEC">
          <w:rPr>
            <w:rFonts w:ascii="Arial" w:hAnsi="Arial" w:cs="Arial"/>
            <w:lang w:val="en-US"/>
          </w:rPr>
          <w:t>”</w:t>
        </w:r>
      </w:ins>
      <w:r w:rsidRPr="00ED1143">
        <w:rPr>
          <w:rFonts w:ascii="Arial" w:hAnsi="Arial" w:cs="Arial"/>
          <w:lang w:val="en-US"/>
        </w:rPr>
        <w:t>), and as a web service</w:t>
      </w:r>
      <w:r w:rsidRPr="00ED1143">
        <w:rPr>
          <w:rStyle w:val="FootnoteReference"/>
          <w:rFonts w:ascii="Arial" w:hAnsi="Arial" w:cs="Arial"/>
          <w:szCs w:val="12"/>
          <w:lang w:val="en-US"/>
        </w:rPr>
        <w:footnoteReference w:id="51"/>
      </w:r>
      <w:r w:rsidRPr="00ED1143">
        <w:rPr>
          <w:rFonts w:ascii="Arial" w:hAnsi="Arial" w:cs="Arial"/>
          <w:sz w:val="12"/>
          <w:szCs w:val="12"/>
          <w:vertAlign w:val="superscript"/>
          <w:lang w:val="en-US"/>
        </w:rPr>
        <w:t>,</w:t>
      </w:r>
      <w:r w:rsidRPr="00ED1143">
        <w:rPr>
          <w:rStyle w:val="FootnoteReference"/>
          <w:rFonts w:ascii="Arial" w:hAnsi="Arial" w:cs="Arial"/>
          <w:szCs w:val="12"/>
          <w:lang w:val="en-US"/>
        </w:rPr>
        <w:footnoteReference w:id="52"/>
      </w:r>
      <w:r w:rsidRPr="00ED1143">
        <w:rPr>
          <w:rFonts w:ascii="Arial" w:hAnsi="Arial" w:cs="Arial"/>
          <w:lang w:val="en-US"/>
        </w:rPr>
        <w:t xml:space="preserve">.  </w:t>
      </w:r>
      <w:del w:id="677" w:author="Graham Klyne" w:date="2013-07-18T11:50:00Z">
        <w:r w:rsidRPr="00ED1143" w:rsidDel="008B3AEC">
          <w:rPr>
            <w:rFonts w:ascii="Arial" w:hAnsi="Arial" w:cs="Arial"/>
            <w:lang w:val="en-US"/>
          </w:rPr>
          <w:delText>We want to point out that t</w:delText>
        </w:r>
      </w:del>
      <w:ins w:id="678" w:author="Graham Klyne" w:date="2013-07-18T11:50:00Z">
        <w:r w:rsidR="008B3AEC">
          <w:rPr>
            <w:rFonts w:ascii="Arial" w:hAnsi="Arial" w:cs="Arial"/>
            <w:lang w:val="en-US"/>
          </w:rPr>
          <w:t>T</w:t>
        </w:r>
      </w:ins>
      <w:r w:rsidR="00F02AA2" w:rsidRPr="00ED1143">
        <w:rPr>
          <w:rFonts w:ascii="Arial" w:hAnsi="Arial" w:cs="Arial"/>
          <w:lang w:val="en-US"/>
        </w:rPr>
        <w:t xml:space="preserve">he command line version of checklist evaluation </w:t>
      </w:r>
      <w:r w:rsidRPr="00ED1143">
        <w:rPr>
          <w:rFonts w:ascii="Arial" w:hAnsi="Arial" w:cs="Arial"/>
          <w:lang w:val="en-US"/>
        </w:rPr>
        <w:t xml:space="preserve">has been </w:t>
      </w:r>
      <w:r w:rsidR="00F02AA2" w:rsidRPr="00ED1143">
        <w:rPr>
          <w:rFonts w:ascii="Arial" w:hAnsi="Arial" w:cs="Arial"/>
          <w:lang w:val="en-US"/>
        </w:rPr>
        <w:t>used mainly for development purposes</w:t>
      </w:r>
      <w:ins w:id="679" w:author="Graham Klyne" w:date="2013-07-18T11:51:00Z">
        <w:r w:rsidR="008B3AEC">
          <w:rPr>
            <w:rFonts w:ascii="Arial" w:hAnsi="Arial" w:cs="Arial"/>
            <w:lang w:val="en-US"/>
          </w:rPr>
          <w:t>,</w:t>
        </w:r>
      </w:ins>
      <w:r w:rsidRPr="00ED1143">
        <w:rPr>
          <w:rFonts w:ascii="Arial" w:hAnsi="Arial" w:cs="Arial"/>
          <w:lang w:val="en-US"/>
        </w:rPr>
        <w:t xml:space="preserve"> and in the next </w:t>
      </w:r>
      <w:ins w:id="680" w:author="Graham Klyne" w:date="2013-07-18T11:52:00Z">
        <w:r w:rsidR="008B3AEC">
          <w:rPr>
            <w:rFonts w:ascii="Arial" w:hAnsi="Arial" w:cs="Arial"/>
            <w:lang w:val="en-US"/>
          </w:rPr>
          <w:t xml:space="preserve">section </w:t>
        </w:r>
      </w:ins>
      <w:r w:rsidRPr="00ED1143">
        <w:rPr>
          <w:rFonts w:ascii="Arial" w:hAnsi="Arial" w:cs="Arial"/>
          <w:lang w:val="en-US"/>
        </w:rPr>
        <w:t xml:space="preserve">we </w:t>
      </w:r>
      <w:del w:id="681" w:author="Graham Klyne" w:date="2013-07-18T11:52:00Z">
        <w:r w:rsidRPr="00ED1143" w:rsidDel="008B3AEC">
          <w:rPr>
            <w:rFonts w:ascii="Arial" w:hAnsi="Arial" w:cs="Arial"/>
            <w:lang w:val="en-US"/>
          </w:rPr>
          <w:delText xml:space="preserve">are going to </w:delText>
        </w:r>
      </w:del>
      <w:ins w:id="682" w:author="Graham Klyne" w:date="2013-07-18T11:52:00Z">
        <w:r w:rsidR="008B3AEC">
          <w:rPr>
            <w:rFonts w:ascii="Arial" w:hAnsi="Arial" w:cs="Arial"/>
            <w:lang w:val="en-US"/>
          </w:rPr>
          <w:t xml:space="preserve">focus our discussion </w:t>
        </w:r>
      </w:ins>
      <w:del w:id="683" w:author="Graham Klyne" w:date="2013-07-18T11:52:00Z">
        <w:r w:rsidRPr="00ED1143" w:rsidDel="008B3AEC">
          <w:rPr>
            <w:rFonts w:ascii="Arial" w:hAnsi="Arial" w:cs="Arial"/>
            <w:lang w:val="en-US"/>
          </w:rPr>
          <w:delText xml:space="preserve">describe </w:delText>
        </w:r>
      </w:del>
      <w:ins w:id="684" w:author="Graham Klyne" w:date="2013-07-18T11:52:00Z">
        <w:r w:rsidR="008B3AEC">
          <w:rPr>
            <w:rFonts w:ascii="Arial" w:hAnsi="Arial" w:cs="Arial"/>
            <w:lang w:val="en-US"/>
          </w:rPr>
          <w:t>on</w:t>
        </w:r>
        <w:r w:rsidR="008B3AEC" w:rsidRPr="00ED1143">
          <w:rPr>
            <w:rFonts w:ascii="Arial" w:hAnsi="Arial" w:cs="Arial"/>
            <w:lang w:val="en-US"/>
          </w:rPr>
          <w:t xml:space="preserve"> </w:t>
        </w:r>
      </w:ins>
      <w:r w:rsidRPr="00ED1143">
        <w:rPr>
          <w:rFonts w:ascii="Arial" w:hAnsi="Arial" w:cs="Arial"/>
          <w:lang w:val="en-US"/>
        </w:rPr>
        <w:t>the</w:t>
      </w:r>
      <w:r w:rsidR="00F02AA2" w:rsidRPr="00ED1143">
        <w:rPr>
          <w:rFonts w:ascii="Arial" w:hAnsi="Arial" w:cs="Arial"/>
          <w:lang w:val="en-US"/>
        </w:rPr>
        <w:t xml:space="preserve"> web service </w:t>
      </w:r>
      <w:del w:id="685" w:author="Graham Klyne" w:date="2013-07-18T11:52:00Z">
        <w:r w:rsidR="00F02AA2" w:rsidRPr="00ED1143" w:rsidDel="008B3AEC">
          <w:rPr>
            <w:rFonts w:ascii="Arial" w:hAnsi="Arial" w:cs="Arial"/>
            <w:lang w:val="en-US"/>
          </w:rPr>
          <w:delText>deployment</w:delText>
        </w:r>
      </w:del>
      <w:ins w:id="686" w:author="Graham Klyne" w:date="2013-07-18T11:52:00Z">
        <w:r w:rsidR="008B3AEC">
          <w:rPr>
            <w:rFonts w:ascii="Arial" w:hAnsi="Arial" w:cs="Arial"/>
            <w:lang w:val="en-US"/>
          </w:rPr>
          <w:t>implementation</w:t>
        </w:r>
      </w:ins>
      <w:r w:rsidR="00F02AA2" w:rsidRPr="00ED1143">
        <w:rPr>
          <w:rFonts w:ascii="Arial" w:hAnsi="Arial" w:cs="Arial"/>
          <w:lang w:val="en-US"/>
        </w:rPr>
        <w:t>.</w:t>
      </w:r>
    </w:p>
    <w:p w:rsidR="00F02AA2" w:rsidRPr="00ED1143" w:rsidRDefault="00F02AA2" w:rsidP="003D3B22">
      <w:pPr>
        <w:ind w:left="360"/>
        <w:rPr>
          <w:rFonts w:cs="Arial"/>
          <w:lang w:val="en-US"/>
        </w:rPr>
      </w:pPr>
    </w:p>
    <w:p w:rsidR="00F02AA2" w:rsidRPr="00ED1143" w:rsidRDefault="00023CD9" w:rsidP="0009146B">
      <w:pPr>
        <w:pStyle w:val="Heading2"/>
        <w:numPr>
          <w:numberingChange w:id="687" w:author="Graham Klyne" w:date="2013-07-18T09:00:00Z" w:original="%1:4:0:.%2:5:0:"/>
        </w:numPr>
      </w:pPr>
      <w:bookmarkStart w:id="688" w:name="_Toc361755202"/>
      <w:r w:rsidRPr="00ED1143">
        <w:t>Service interface and interactions</w:t>
      </w:r>
      <w:bookmarkEnd w:id="688"/>
    </w:p>
    <w:p w:rsidR="00F02AA2" w:rsidRPr="00ED1143" w:rsidRDefault="00023CD9" w:rsidP="003D3B22">
      <w:pPr>
        <w:pStyle w:val="NormalWeb"/>
        <w:spacing w:before="225" w:beforeAutospacing="0" w:after="225"/>
        <w:ind w:left="360"/>
        <w:jc w:val="both"/>
        <w:rPr>
          <w:rFonts w:ascii="Arial" w:hAnsi="Arial" w:cs="Arial"/>
          <w:lang w:val="en-US"/>
        </w:rPr>
      </w:pPr>
      <w:r w:rsidRPr="00ED1143">
        <w:rPr>
          <w:rFonts w:ascii="Arial" w:hAnsi="Arial" w:cs="Arial"/>
          <w:lang w:val="en-US"/>
        </w:rPr>
        <w:t>Overall, t</w:t>
      </w:r>
      <w:r w:rsidR="00F02AA2" w:rsidRPr="00ED1143">
        <w:rPr>
          <w:rFonts w:ascii="Arial" w:hAnsi="Arial" w:cs="Arial"/>
          <w:lang w:val="en-US"/>
        </w:rPr>
        <w:t>he</w:t>
      </w:r>
      <w:r w:rsidR="00F02AA2" w:rsidRPr="00ED1143">
        <w:rPr>
          <w:rStyle w:val="apple-converted-space"/>
          <w:rFonts w:ascii="Arial" w:hAnsi="Arial" w:cs="Arial"/>
          <w:lang w:val="en-US"/>
        </w:rPr>
        <w:t> </w:t>
      </w:r>
      <w:r w:rsidR="00F02AA2" w:rsidRPr="00ED1143">
        <w:rPr>
          <w:rFonts w:ascii="Arial" w:hAnsi="Arial" w:cs="Arial"/>
          <w:lang w:val="en-US"/>
        </w:rPr>
        <w:t>Wf4Ever architecture</w:t>
      </w:r>
      <w:r w:rsidR="00AE14CE">
        <w:rPr>
          <w:rFonts w:ascii="Arial" w:hAnsi="Arial" w:cs="Arial"/>
          <w:lang w:val="en-US"/>
        </w:rPr>
        <w:t xml:space="preserve"> </w:t>
      </w:r>
      <w:r w:rsidR="00A6176D">
        <w:rPr>
          <w:rFonts w:ascii="Arial" w:hAnsi="Arial" w:cs="Arial"/>
          <w:lang w:val="en-US"/>
        </w:rPr>
        <w:t>[D1.4v1]</w:t>
      </w:r>
      <w:r w:rsidR="00AE14CE">
        <w:rPr>
          <w:rFonts w:ascii="Arial" w:hAnsi="Arial" w:cs="Arial"/>
          <w:lang w:val="en-US"/>
        </w:rPr>
        <w:t>[D1.4v2]</w:t>
      </w:r>
      <w:r w:rsidR="00F02AA2" w:rsidRPr="00ED1143">
        <w:rPr>
          <w:rStyle w:val="apple-converted-space"/>
          <w:rFonts w:ascii="Arial" w:hAnsi="Arial" w:cs="Arial"/>
          <w:lang w:val="en-US"/>
        </w:rPr>
        <w:t> </w:t>
      </w:r>
      <w:r w:rsidR="00F02AA2" w:rsidRPr="00ED1143">
        <w:rPr>
          <w:rFonts w:ascii="Arial" w:hAnsi="Arial" w:cs="Arial"/>
          <w:lang w:val="en-US"/>
        </w:rPr>
        <w:t>is designed around use of linked data and REST web services, with interaction between components being handled by HTTP requests.</w:t>
      </w:r>
      <w:r w:rsidRPr="00ED1143">
        <w:rPr>
          <w:rFonts w:ascii="Arial" w:hAnsi="Arial" w:cs="Arial"/>
          <w:lang w:val="en-US"/>
        </w:rPr>
        <w:t xml:space="preserve"> </w:t>
      </w:r>
      <w:r w:rsidR="00F02AA2" w:rsidRPr="00ED1143">
        <w:rPr>
          <w:rFonts w:ascii="Arial" w:hAnsi="Arial" w:cs="Arial"/>
          <w:lang w:val="en-US"/>
        </w:rPr>
        <w:t>A checklist evaluation is invoked by a simple HTTP GET operation, in which the RO, Minim resource URI, target resourc</w:t>
      </w:r>
      <w:r w:rsidRPr="00ED1143">
        <w:rPr>
          <w:rFonts w:ascii="Arial" w:hAnsi="Arial" w:cs="Arial"/>
          <w:lang w:val="en-US"/>
        </w:rPr>
        <w:t>e URI and purpose are encoded within</w:t>
      </w:r>
      <w:r w:rsidR="00F02AA2" w:rsidRPr="00ED1143">
        <w:rPr>
          <w:rFonts w:ascii="Arial" w:hAnsi="Arial" w:cs="Arial"/>
          <w:lang w:val="en-US"/>
        </w:rPr>
        <w:t xml:space="preserve"> the request URI. The evaluation result is the result of the </w:t>
      </w:r>
      <w:r w:rsidRPr="00ED1143">
        <w:rPr>
          <w:rFonts w:ascii="Arial" w:hAnsi="Arial" w:cs="Arial"/>
          <w:lang w:val="en-US"/>
        </w:rPr>
        <w:t>GET operation. A complete description of the API can be found at the Wf4Ever proj</w:t>
      </w:r>
      <w:r w:rsidR="00F02AA2" w:rsidRPr="00ED1143">
        <w:rPr>
          <w:rFonts w:ascii="Arial" w:hAnsi="Arial" w:cs="Arial"/>
          <w:lang w:val="en-US"/>
        </w:rPr>
        <w:t xml:space="preserve">ect wiki </w:t>
      </w:r>
      <w:r w:rsidRPr="00ED1143">
        <w:rPr>
          <w:rFonts w:ascii="Arial" w:hAnsi="Arial" w:cs="Arial"/>
          <w:lang w:val="en-US"/>
        </w:rPr>
        <w:t>page</w:t>
      </w:r>
      <w:r w:rsidRPr="00ED1143">
        <w:rPr>
          <w:rStyle w:val="FootnoteReference"/>
          <w:rFonts w:ascii="Arial" w:hAnsi="Arial" w:cs="Arial"/>
          <w:szCs w:val="12"/>
          <w:lang w:val="en-US"/>
        </w:rPr>
        <w:footnoteReference w:id="53"/>
      </w:r>
      <w:r w:rsidRPr="00ED1143">
        <w:rPr>
          <w:rFonts w:ascii="Arial" w:hAnsi="Arial" w:cs="Arial"/>
          <w:lang w:val="en-US"/>
        </w:rPr>
        <w:t>.</w:t>
      </w:r>
    </w:p>
    <w:p w:rsidR="00F02AA2" w:rsidRPr="00ED1143" w:rsidRDefault="00F02AA2"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checklist service in turn interacts with the RO </w:t>
      </w:r>
      <w:r w:rsidR="00FF519D" w:rsidRPr="00ED1143">
        <w:rPr>
          <w:rFonts w:ascii="Arial" w:hAnsi="Arial" w:cs="Arial"/>
          <w:lang w:val="en-US"/>
        </w:rPr>
        <w:t>t</w:t>
      </w:r>
      <w:r w:rsidR="00023CD9" w:rsidRPr="00ED1143">
        <w:rPr>
          <w:rFonts w:ascii="Arial" w:hAnsi="Arial" w:cs="Arial"/>
          <w:lang w:val="en-US"/>
        </w:rPr>
        <w:t>h</w:t>
      </w:r>
      <w:r w:rsidR="00FF519D" w:rsidRPr="00ED1143">
        <w:rPr>
          <w:rFonts w:ascii="Arial" w:hAnsi="Arial" w:cs="Arial"/>
          <w:lang w:val="en-US"/>
        </w:rPr>
        <w:t>r</w:t>
      </w:r>
      <w:r w:rsidR="00023CD9" w:rsidRPr="00ED1143">
        <w:rPr>
          <w:rFonts w:ascii="Arial" w:hAnsi="Arial" w:cs="Arial"/>
          <w:lang w:val="en-US"/>
        </w:rPr>
        <w:t>ough</w:t>
      </w:r>
      <w:r w:rsidRPr="00ED1143">
        <w:rPr>
          <w:rFonts w:ascii="Arial" w:hAnsi="Arial" w:cs="Arial"/>
          <w:lang w:val="en-US"/>
        </w:rPr>
        <w:t xml:space="preserve"> RODL, mainly to retrieve the RO annotations. Some checklist items, such as those that check for liveness of workflow dependencies, may cause further requests to arbitrary web resources named in the RO metadata.</w:t>
      </w:r>
      <w:r w:rsidR="00023CD9" w:rsidRPr="00ED1143">
        <w:rPr>
          <w:rFonts w:ascii="Arial" w:hAnsi="Arial" w:cs="Arial"/>
          <w:lang w:val="en-US"/>
        </w:rPr>
        <w:t xml:space="preserve"> The </w:t>
      </w:r>
      <w:fldSimple w:instr=" REF _Ref361321232 \h  \* MERGEFORMAT ">
        <w:r w:rsidR="00322866" w:rsidRPr="00322866">
          <w:rPr>
            <w:rFonts w:ascii="Arial" w:hAnsi="Arial" w:cs="Arial"/>
            <w:lang w:val="en-US"/>
          </w:rPr>
          <w:t xml:space="preserve">Figure </w:t>
        </w:r>
        <w:r w:rsidR="00322866" w:rsidRPr="00322866">
          <w:rPr>
            <w:rFonts w:ascii="Arial" w:hAnsi="Arial" w:cs="Arial"/>
            <w:noProof/>
            <w:lang w:val="en-US"/>
          </w:rPr>
          <w:t>15</w:t>
        </w:r>
      </w:fldSimple>
      <w:r w:rsidR="00023CD9" w:rsidRPr="00ED1143">
        <w:rPr>
          <w:rFonts w:ascii="Arial" w:hAnsi="Arial" w:cs="Arial"/>
          <w:lang w:val="en-US"/>
        </w:rPr>
        <w:t xml:space="preserve"> shows the </w:t>
      </w:r>
      <w:r w:rsidR="003E275B" w:rsidRPr="00ED1143">
        <w:rPr>
          <w:rFonts w:ascii="Arial" w:hAnsi="Arial" w:cs="Arial"/>
          <w:lang w:val="en-US"/>
        </w:rPr>
        <w:t>interaction between RODL, external services, and the checklist service</w:t>
      </w:r>
      <w:r w:rsidR="00023CD9" w:rsidRPr="00ED1143">
        <w:rPr>
          <w:rFonts w:ascii="Arial" w:hAnsi="Arial" w:cs="Arial"/>
          <w:lang w:val="en-US"/>
        </w:rPr>
        <w:t xml:space="preserve"> </w:t>
      </w:r>
      <w:r w:rsidR="003E275B" w:rsidRPr="00ED1143">
        <w:rPr>
          <w:rFonts w:ascii="Arial" w:hAnsi="Arial" w:cs="Arial"/>
          <w:lang w:val="en-US"/>
        </w:rPr>
        <w:t>during a typical checklist call for obtaining the evaluation results</w:t>
      </w:r>
      <w:r w:rsidR="00D82812" w:rsidRPr="00ED1143">
        <w:rPr>
          <w:rFonts w:ascii="Arial" w:hAnsi="Arial" w:cs="Arial"/>
          <w:lang w:val="en-US"/>
        </w:rPr>
        <w:t xml:space="preserve"> for</w:t>
      </w:r>
      <w:r w:rsidR="003E275B" w:rsidRPr="00ED1143">
        <w:rPr>
          <w:rFonts w:ascii="Arial" w:hAnsi="Arial" w:cs="Arial"/>
          <w:lang w:val="en-US"/>
        </w:rPr>
        <w:t xml:space="preserve"> the completeness</w:t>
      </w:r>
      <w:r w:rsidR="00D82812" w:rsidRPr="00ED1143">
        <w:rPr>
          <w:rFonts w:ascii="Arial" w:hAnsi="Arial" w:cs="Arial"/>
          <w:lang w:val="en-US"/>
        </w:rPr>
        <w:t xml:space="preserve"> of a RO.</w:t>
      </w:r>
    </w:p>
    <w:p w:rsidR="00F02AA2" w:rsidRPr="00ED1143" w:rsidRDefault="00F02AA2" w:rsidP="003D3B22">
      <w:pPr>
        <w:pStyle w:val="NormalWeb"/>
        <w:spacing w:before="225" w:beforeAutospacing="0" w:after="225"/>
        <w:ind w:left="360"/>
        <w:jc w:val="both"/>
        <w:rPr>
          <w:rFonts w:ascii="Arial" w:hAnsi="Arial" w:cs="Arial"/>
          <w:sz w:val="22"/>
          <w:szCs w:val="22"/>
          <w:lang w:val="en-US"/>
        </w:rPr>
      </w:pPr>
    </w:p>
    <w:p w:rsidR="00F02AA2" w:rsidRPr="00ED1143" w:rsidRDefault="00F02AA2" w:rsidP="003D3B22">
      <w:pPr>
        <w:pStyle w:val="NormalWeb"/>
        <w:spacing w:before="225" w:beforeAutospacing="0" w:after="225"/>
        <w:ind w:left="360"/>
        <w:jc w:val="center"/>
        <w:rPr>
          <w:rFonts w:ascii="Arial" w:hAnsi="Arial" w:cs="Arial"/>
          <w:sz w:val="22"/>
          <w:szCs w:val="22"/>
          <w:lang w:val="en-US"/>
        </w:rPr>
      </w:pPr>
      <w:r w:rsidRPr="00ED1143">
        <w:rPr>
          <w:noProof/>
          <w:lang w:val="en-US" w:eastAsia="en-US"/>
        </w:rPr>
        <w:drawing>
          <wp:inline distT="0" distB="0" distL="0" distR="0">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ED1143" w:rsidRDefault="00023CD9" w:rsidP="003D3B22">
      <w:pPr>
        <w:pStyle w:val="Caption"/>
      </w:pPr>
      <w:bookmarkStart w:id="689" w:name="_Ref361321232"/>
      <w:bookmarkStart w:id="690" w:name="_Toc361755229"/>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15</w:t>
      </w:r>
      <w:r w:rsidR="005545A4" w:rsidRPr="00ED1143">
        <w:fldChar w:fldCharType="end"/>
      </w:r>
      <w:bookmarkEnd w:id="689"/>
      <w:r w:rsidRPr="00ED1143">
        <w:t xml:space="preserve"> Sequence diagram of the checklist service.</w:t>
      </w:r>
      <w:bookmarkEnd w:id="690"/>
    </w:p>
    <w:p w:rsidR="00F02AA2" w:rsidRPr="00ED1143" w:rsidRDefault="00F02AA2" w:rsidP="003D3B22">
      <w:pPr>
        <w:pStyle w:val="NormalWeb"/>
        <w:tabs>
          <w:tab w:val="num" w:pos="1080"/>
        </w:tabs>
        <w:spacing w:before="225" w:after="0" w:afterAutospacing="1"/>
        <w:rPr>
          <w:rFonts w:ascii="Helvetica" w:hAnsi="Helvetica"/>
          <w:sz w:val="22"/>
          <w:szCs w:val="22"/>
          <w:lang w:val="en-US"/>
        </w:rPr>
      </w:pPr>
    </w:p>
    <w:p w:rsidR="00384A5C" w:rsidRPr="00ED1143" w:rsidRDefault="00A60371" w:rsidP="0009146B">
      <w:pPr>
        <w:pStyle w:val="Heading2"/>
        <w:numPr>
          <w:numberingChange w:id="691" w:author="Graham Klyne" w:date="2013-07-18T09:00:00Z" w:original="%1:4:0:.%2:6:0:"/>
        </w:numPr>
      </w:pPr>
      <w:bookmarkStart w:id="692" w:name="key-modules"/>
      <w:bookmarkStart w:id="693" w:name="_Toc361755203"/>
      <w:bookmarkEnd w:id="692"/>
      <w:r>
        <w:t xml:space="preserve">Completeness </w:t>
      </w:r>
      <w:r w:rsidR="00384A5C" w:rsidRPr="00ED1143">
        <w:t>Applications</w:t>
      </w:r>
      <w:bookmarkEnd w:id="693"/>
    </w:p>
    <w:p w:rsidR="00636A6D" w:rsidRPr="00ED1143" w:rsidRDefault="00957537" w:rsidP="003D3B22">
      <w:pPr>
        <w:pStyle w:val="NormalWeb"/>
        <w:spacing w:before="225" w:beforeAutospacing="0" w:after="225"/>
        <w:ind w:left="360"/>
        <w:rPr>
          <w:rFonts w:ascii="Arial" w:hAnsi="Arial" w:cs="Arial"/>
          <w:lang w:val="en-US"/>
        </w:rPr>
      </w:pPr>
      <w:r w:rsidRPr="00ED1143">
        <w:rPr>
          <w:rFonts w:ascii="Arial" w:hAnsi="Arial" w:cs="Arial"/>
          <w:lang w:val="en-US"/>
        </w:rPr>
        <w:t xml:space="preserve">In this </w:t>
      </w:r>
      <w:r w:rsidR="00153C85">
        <w:rPr>
          <w:rFonts w:ascii="Arial" w:hAnsi="Arial" w:cs="Arial"/>
          <w:lang w:val="en-US"/>
        </w:rPr>
        <w:t>section</w:t>
      </w:r>
      <w:r w:rsidRPr="00ED1143">
        <w:rPr>
          <w:rFonts w:ascii="Arial" w:hAnsi="Arial" w:cs="Arial"/>
          <w:lang w:val="en-US"/>
        </w:rPr>
        <w:t xml:space="preserve"> we briefly describe</w:t>
      </w:r>
      <w:del w:id="694" w:author="Graham Klyne" w:date="2013-07-18T11:53:00Z">
        <w:r w:rsidRPr="00ED1143" w:rsidDel="008B3AEC">
          <w:rPr>
            <w:rFonts w:ascii="Arial" w:hAnsi="Arial" w:cs="Arial"/>
            <w:lang w:val="en-US"/>
          </w:rPr>
          <w:delText>d</w:delText>
        </w:r>
      </w:del>
      <w:r w:rsidRPr="00ED1143">
        <w:rPr>
          <w:rFonts w:ascii="Arial" w:hAnsi="Arial" w:cs="Arial"/>
          <w:lang w:val="en-US"/>
        </w:rPr>
        <w:t xml:space="preserve"> some applications where the checklist service has</w:t>
      </w:r>
      <w:r w:rsidR="00E00167" w:rsidRPr="00ED1143">
        <w:rPr>
          <w:rFonts w:ascii="Arial" w:hAnsi="Arial" w:cs="Arial"/>
          <w:lang w:val="en-US"/>
        </w:rPr>
        <w:t xml:space="preserve"> been used w</w:t>
      </w:r>
      <w:del w:id="695" w:author="Graham Klyne" w:date="2013-07-18T11:53:00Z">
        <w:r w:rsidR="00E00167" w:rsidRPr="00ED1143" w:rsidDel="008B3AEC">
          <w:rPr>
            <w:rFonts w:ascii="Arial" w:hAnsi="Arial" w:cs="Arial"/>
            <w:lang w:val="en-US"/>
          </w:rPr>
          <w:delText>h</w:delText>
        </w:r>
      </w:del>
      <w:r w:rsidR="00E00167" w:rsidRPr="00ED1143">
        <w:rPr>
          <w:rFonts w:ascii="Arial" w:hAnsi="Arial" w:cs="Arial"/>
          <w:lang w:val="en-US"/>
        </w:rPr>
        <w:t xml:space="preserve">ithin the </w:t>
      </w:r>
      <w:r w:rsidR="00153C85">
        <w:rPr>
          <w:rFonts w:ascii="Arial" w:hAnsi="Arial" w:cs="Arial"/>
          <w:lang w:val="en-US"/>
        </w:rPr>
        <w:t xml:space="preserve">Wf4Ever </w:t>
      </w:r>
      <w:r w:rsidR="00E00167" w:rsidRPr="00ED1143">
        <w:rPr>
          <w:rFonts w:ascii="Arial" w:hAnsi="Arial" w:cs="Arial"/>
          <w:lang w:val="en-US"/>
        </w:rPr>
        <w:t>project.</w:t>
      </w:r>
    </w:p>
    <w:p w:rsidR="008E5C7F" w:rsidRPr="00A60371" w:rsidRDefault="008E5C7F" w:rsidP="00A60371">
      <w:pPr>
        <w:pStyle w:val="Prrafodelista1"/>
        <w:ind w:left="426"/>
        <w:rPr>
          <w:b/>
          <w:lang w:val="en-US"/>
        </w:rPr>
      </w:pPr>
      <w:bookmarkStart w:id="696" w:name="detection-of-workflow-decay"/>
      <w:bookmarkEnd w:id="696"/>
      <w:r w:rsidRPr="00A60371">
        <w:rPr>
          <w:b/>
        </w:rPr>
        <w:t>Detection of workflow decay</w:t>
      </w:r>
    </w:p>
    <w:p w:rsidR="00F02AA2" w:rsidRPr="00ED1143" w:rsidRDefault="00636A6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main purpose of this application is to anti</w:t>
      </w:r>
      <w:r w:rsidR="00F02AA2" w:rsidRPr="00ED1143">
        <w:rPr>
          <w:rFonts w:ascii="Arial" w:hAnsi="Arial" w:cs="Arial"/>
          <w:lang w:val="en-US"/>
        </w:rPr>
        <w:t>cipate and detect the potential causes of workflow decay.</w:t>
      </w:r>
      <w:r w:rsidRPr="00ED1143">
        <w:rPr>
          <w:rFonts w:ascii="Arial" w:hAnsi="Arial" w:cs="Arial"/>
          <w:lang w:val="en-US"/>
        </w:rPr>
        <w:t xml:space="preserve"> During the execution of the project, </w:t>
      </w:r>
      <w:r w:rsidR="00F02AA2" w:rsidRPr="00ED1143">
        <w:rPr>
          <w:rFonts w:ascii="Arial" w:hAnsi="Arial" w:cs="Arial"/>
          <w:lang w:val="en-US"/>
        </w:rPr>
        <w:t>the Kyoto Encyclopedia of Genes and Genomes</w:t>
      </w:r>
      <w:r w:rsidRPr="00ED1143">
        <w:rPr>
          <w:rStyle w:val="FootnoteReference"/>
          <w:rFonts w:ascii="Arial" w:hAnsi="Arial" w:cs="Arial"/>
          <w:szCs w:val="12"/>
          <w:lang w:val="en-US"/>
        </w:rPr>
        <w:footnoteReference w:id="54"/>
      </w:r>
      <w:r w:rsidR="00F02AA2" w:rsidRPr="00ED1143">
        <w:rPr>
          <w:rFonts w:ascii="Arial" w:hAnsi="Arial" w:cs="Arial"/>
          <w:lang w:val="en-US"/>
        </w:rPr>
        <w:t xml:space="preserve"> announced </w:t>
      </w:r>
      <w:r w:rsidRPr="00ED1143">
        <w:rPr>
          <w:rFonts w:ascii="Arial" w:hAnsi="Arial" w:cs="Arial"/>
          <w:lang w:val="en-US"/>
        </w:rPr>
        <w:t xml:space="preserve">(2012) </w:t>
      </w:r>
      <w:r w:rsidR="00F02AA2" w:rsidRPr="00ED1143">
        <w:rPr>
          <w:rFonts w:ascii="Arial" w:hAnsi="Arial" w:cs="Arial"/>
          <w:lang w:val="en-US"/>
        </w:rPr>
        <w:t xml:space="preserve">that they were introducing a REST </w:t>
      </w:r>
      <w:r w:rsidR="00220A8D" w:rsidRPr="00ED1143">
        <w:rPr>
          <w:rFonts w:ascii="Arial" w:hAnsi="Arial" w:cs="Arial"/>
          <w:lang w:val="en-US"/>
        </w:rPr>
        <w:t>i</w:t>
      </w:r>
      <w:r w:rsidR="00F02AA2" w:rsidRPr="00ED1143">
        <w:rPr>
          <w:rFonts w:ascii="Arial" w:hAnsi="Arial" w:cs="Arial"/>
          <w:lang w:val="en-US"/>
        </w:rPr>
        <w:t xml:space="preserve">nterface for their discovery service, and discontinuing the older web Services based interface. </w:t>
      </w:r>
      <w:r w:rsidRPr="00ED1143">
        <w:rPr>
          <w:rFonts w:ascii="Arial" w:hAnsi="Arial" w:cs="Arial"/>
          <w:lang w:val="en-US"/>
        </w:rPr>
        <w:t>Due to t</w:t>
      </w:r>
      <w:r w:rsidR="00F02AA2" w:rsidRPr="00ED1143">
        <w:rPr>
          <w:rFonts w:ascii="Arial" w:hAnsi="Arial" w:cs="Arial"/>
          <w:lang w:val="en-US"/>
        </w:rPr>
        <w:t xml:space="preserve">here </w:t>
      </w:r>
      <w:del w:id="697" w:author="Graham Klyne" w:date="2013-07-18T11:54:00Z">
        <w:r w:rsidR="00F02AA2" w:rsidRPr="00ED1143" w:rsidDel="008B3AEC">
          <w:rPr>
            <w:rFonts w:ascii="Arial" w:hAnsi="Arial" w:cs="Arial"/>
            <w:lang w:val="en-US"/>
          </w:rPr>
          <w:delText xml:space="preserve">are </w:delText>
        </w:r>
      </w:del>
      <w:ins w:id="698" w:author="Graham Klyne" w:date="2013-07-18T11:54:00Z">
        <w:r w:rsidR="008B3AEC">
          <w:rPr>
            <w:rFonts w:ascii="Arial" w:hAnsi="Arial" w:cs="Arial"/>
            <w:lang w:val="en-US"/>
          </w:rPr>
          <w:t>being</w:t>
        </w:r>
        <w:r w:rsidR="008B3AEC" w:rsidRPr="00ED1143">
          <w:rPr>
            <w:rFonts w:ascii="Arial" w:hAnsi="Arial" w:cs="Arial"/>
            <w:lang w:val="en-US"/>
          </w:rPr>
          <w:t xml:space="preserve"> </w:t>
        </w:r>
      </w:ins>
      <w:r w:rsidR="00F02AA2" w:rsidRPr="00ED1143">
        <w:rPr>
          <w:rFonts w:ascii="Arial" w:hAnsi="Arial" w:cs="Arial"/>
          <w:lang w:val="en-US"/>
        </w:rPr>
        <w:t>a number of workflows in myExperiment th</w:t>
      </w:r>
      <w:r w:rsidR="00B607DB" w:rsidRPr="00ED1143">
        <w:rPr>
          <w:rFonts w:ascii="Arial" w:hAnsi="Arial" w:cs="Arial"/>
          <w:lang w:val="en-US"/>
        </w:rPr>
        <w:t xml:space="preserve">at use the older KEGG services we decided to use this </w:t>
      </w:r>
      <w:del w:id="699" w:author="Graham Klyne" w:date="2013-07-18T11:54:00Z">
        <w:r w:rsidR="00B607DB" w:rsidRPr="00ED1143" w:rsidDel="008B3AEC">
          <w:rPr>
            <w:rFonts w:ascii="Arial" w:hAnsi="Arial" w:cs="Arial"/>
            <w:lang w:val="en-US"/>
          </w:rPr>
          <w:delText xml:space="preserve">movement </w:delText>
        </w:r>
      </w:del>
      <w:ins w:id="700" w:author="Graham Klyne" w:date="2013-07-18T11:54:00Z">
        <w:r w:rsidR="008B3AEC">
          <w:rPr>
            <w:rFonts w:ascii="Arial" w:hAnsi="Arial" w:cs="Arial"/>
            <w:lang w:val="en-US"/>
          </w:rPr>
          <w:t xml:space="preserve">service </w:t>
        </w:r>
      </w:ins>
      <w:ins w:id="701" w:author="Graham Klyne" w:date="2013-07-18T11:55:00Z">
        <w:r w:rsidR="008B3AEC">
          <w:rPr>
            <w:rFonts w:ascii="Arial" w:hAnsi="Arial" w:cs="Arial"/>
            <w:lang w:val="en-US"/>
          </w:rPr>
          <w:t>update</w:t>
        </w:r>
      </w:ins>
      <w:ins w:id="702" w:author="Graham Klyne" w:date="2013-07-18T11:54:00Z">
        <w:r w:rsidR="008B3AEC" w:rsidRPr="00ED1143">
          <w:rPr>
            <w:rFonts w:ascii="Arial" w:hAnsi="Arial" w:cs="Arial"/>
            <w:lang w:val="en-US"/>
          </w:rPr>
          <w:t xml:space="preserve"> </w:t>
        </w:r>
      </w:ins>
      <w:r w:rsidR="00B607DB" w:rsidRPr="00ED1143">
        <w:rPr>
          <w:rFonts w:ascii="Arial" w:hAnsi="Arial" w:cs="Arial"/>
          <w:lang w:val="en-US"/>
        </w:rPr>
        <w:t xml:space="preserve">to </w:t>
      </w:r>
      <w:r w:rsidR="00F02AA2" w:rsidRPr="00ED1143">
        <w:rPr>
          <w:rFonts w:ascii="Arial" w:hAnsi="Arial" w:cs="Arial"/>
          <w:lang w:val="en-US"/>
        </w:rPr>
        <w:t>test our decay detection capabilities. Before the old service was shut down, the KEGG-using workflows were surveyed and a considerable number we</w:t>
      </w:r>
      <w:r w:rsidR="00B607DB" w:rsidRPr="00ED1143">
        <w:rPr>
          <w:rFonts w:ascii="Arial" w:hAnsi="Arial" w:cs="Arial"/>
          <w:lang w:val="en-US"/>
        </w:rPr>
        <w:t xml:space="preserve">re found to still be executable. </w:t>
      </w:r>
      <w:r w:rsidR="00F02AA2" w:rsidRPr="00ED1143">
        <w:rPr>
          <w:rFonts w:ascii="Arial" w:hAnsi="Arial" w:cs="Arial"/>
          <w:lang w:val="en-US"/>
        </w:rPr>
        <w:t>Our hypothesis was that after the KEGG web services were shut down at the end of 2012, our checklist service should successfully detect and report the workflow decay.</w:t>
      </w:r>
      <w:r w:rsidR="00B607DB" w:rsidRPr="00ED1143">
        <w:rPr>
          <w:rFonts w:ascii="Arial" w:hAnsi="Arial" w:cs="Arial"/>
          <w:lang w:val="en-US"/>
        </w:rPr>
        <w:t xml:space="preserve"> </w:t>
      </w:r>
      <w:del w:id="703" w:author="Graham Klyne" w:date="2013-07-18T11:56:00Z">
        <w:r w:rsidR="00B607DB" w:rsidRPr="00ED1143" w:rsidDel="008B3AEC">
          <w:rPr>
            <w:rFonts w:ascii="Arial" w:hAnsi="Arial" w:cs="Arial"/>
            <w:lang w:val="en-US"/>
          </w:rPr>
          <w:delText>As results of this</w:delText>
        </w:r>
      </w:del>
      <w:ins w:id="704" w:author="Graham Klyne" w:date="2013-07-18T11:56:00Z">
        <w:r w:rsidR="008B3AEC">
          <w:rPr>
            <w:rFonts w:ascii="Arial" w:hAnsi="Arial" w:cs="Arial"/>
            <w:lang w:val="en-US"/>
          </w:rPr>
          <w:t>The outcome of this</w:t>
        </w:r>
      </w:ins>
      <w:r w:rsidR="00B607DB" w:rsidRPr="00ED1143">
        <w:rPr>
          <w:rFonts w:ascii="Arial" w:hAnsi="Arial" w:cs="Arial"/>
          <w:lang w:val="en-US"/>
        </w:rPr>
        <w:t xml:space="preserve"> study </w:t>
      </w:r>
      <w:del w:id="705" w:author="Graham Klyne" w:date="2013-07-18T11:56:00Z">
        <w:r w:rsidR="00B607DB" w:rsidRPr="00ED1143" w:rsidDel="008B3AEC">
          <w:rPr>
            <w:rFonts w:ascii="Arial" w:hAnsi="Arial" w:cs="Arial"/>
            <w:lang w:val="en-US"/>
          </w:rPr>
          <w:delText>we obtained</w:delText>
        </w:r>
      </w:del>
      <w:ins w:id="706" w:author="Graham Klyne" w:date="2013-07-18T11:56:00Z">
        <w:r w:rsidR="008B3AEC">
          <w:rPr>
            <w:rFonts w:ascii="Arial" w:hAnsi="Arial" w:cs="Arial"/>
            <w:lang w:val="en-US"/>
          </w:rPr>
          <w:t>was</w:t>
        </w:r>
      </w:ins>
      <w:r w:rsidR="00B607DB" w:rsidRPr="00ED1143">
        <w:rPr>
          <w:rFonts w:ascii="Arial" w:hAnsi="Arial" w:cs="Arial"/>
          <w:lang w:val="en-US"/>
        </w:rPr>
        <w:t xml:space="preserve"> a set of results indicating </w:t>
      </w:r>
      <w:del w:id="707" w:author="Graham Klyne" w:date="2013-07-18T11:57:00Z">
        <w:r w:rsidR="00B607DB" w:rsidRPr="00ED1143" w:rsidDel="008B3AEC">
          <w:rPr>
            <w:rFonts w:ascii="Arial" w:hAnsi="Arial" w:cs="Arial"/>
            <w:lang w:val="en-US"/>
          </w:rPr>
          <w:delText xml:space="preserve">that </w:delText>
        </w:r>
      </w:del>
      <w:ins w:id="708" w:author="Graham Klyne" w:date="2013-07-18T11:57:00Z">
        <w:r w:rsidR="008B3AEC">
          <w:rPr>
            <w:rFonts w:ascii="Arial" w:hAnsi="Arial" w:cs="Arial"/>
            <w:lang w:val="en-US"/>
          </w:rPr>
          <w:t>showing</w:t>
        </w:r>
        <w:r w:rsidR="008B3AEC" w:rsidRPr="00ED1143">
          <w:rPr>
            <w:rFonts w:ascii="Arial" w:hAnsi="Arial" w:cs="Arial"/>
            <w:lang w:val="en-US"/>
          </w:rPr>
          <w:t xml:space="preserve"> </w:t>
        </w:r>
      </w:ins>
      <w:r w:rsidR="00B607DB" w:rsidRPr="00ED1143">
        <w:rPr>
          <w:rFonts w:ascii="Arial" w:hAnsi="Arial" w:cs="Arial"/>
          <w:lang w:val="en-US"/>
        </w:rPr>
        <w:t xml:space="preserve">decay </w:t>
      </w:r>
      <w:ins w:id="709" w:author="Graham Klyne" w:date="2013-07-18T11:57:00Z">
        <w:r w:rsidR="008B3AEC">
          <w:rPr>
            <w:rFonts w:ascii="Arial" w:hAnsi="Arial" w:cs="Arial"/>
            <w:lang w:val="en-US"/>
          </w:rPr>
          <w:t xml:space="preserve">of workflows </w:t>
        </w:r>
      </w:ins>
      <w:del w:id="710" w:author="Graham Klyne" w:date="2013-07-18T11:57:00Z">
        <w:r w:rsidR="00B607DB" w:rsidRPr="00ED1143" w:rsidDel="008B3AEC">
          <w:rPr>
            <w:rFonts w:ascii="Arial" w:hAnsi="Arial" w:cs="Arial"/>
            <w:lang w:val="en-US"/>
          </w:rPr>
          <w:delText>(or failures e.g.</w:delText>
        </w:r>
      </w:del>
      <w:ins w:id="711" w:author="Graham Klyne" w:date="2013-07-18T11:57:00Z">
        <w:r w:rsidR="008B3AEC">
          <w:rPr>
            <w:rFonts w:ascii="Arial" w:hAnsi="Arial" w:cs="Arial"/>
            <w:lang w:val="en-US"/>
          </w:rPr>
          <w:t xml:space="preserve">due to </w:t>
        </w:r>
      </w:ins>
      <w:ins w:id="712" w:author="Graham Klyne" w:date="2013-07-18T11:58:00Z">
        <w:r w:rsidR="008B3AEC">
          <w:rPr>
            <w:rFonts w:ascii="Arial" w:hAnsi="Arial" w:cs="Arial"/>
            <w:lang w:val="en-US"/>
          </w:rPr>
          <w:t xml:space="preserve">withdrawal of </w:t>
        </w:r>
      </w:ins>
      <w:ins w:id="713" w:author="Graham Klyne" w:date="2013-07-18T11:57:00Z">
        <w:r w:rsidR="008B3AEC">
          <w:rPr>
            <w:rFonts w:ascii="Arial" w:hAnsi="Arial" w:cs="Arial"/>
            <w:lang w:val="en-US"/>
          </w:rPr>
          <w:t>the</w:t>
        </w:r>
      </w:ins>
      <w:r w:rsidR="00B607DB" w:rsidRPr="00ED1143">
        <w:rPr>
          <w:rFonts w:ascii="Arial" w:hAnsi="Arial" w:cs="Arial"/>
          <w:lang w:val="en-US"/>
        </w:rPr>
        <w:t xml:space="preserve"> KEGG web</w:t>
      </w:r>
      <w:del w:id="714" w:author="Graham Klyne" w:date="2013-07-18T11:58:00Z">
        <w:r w:rsidR="00B607DB" w:rsidRPr="00ED1143" w:rsidDel="008B3AEC">
          <w:rPr>
            <w:rFonts w:ascii="Arial" w:hAnsi="Arial" w:cs="Arial"/>
            <w:lang w:val="en-US"/>
          </w:rPr>
          <w:delText xml:space="preserve"> service has been withdrawn</w:delText>
        </w:r>
      </w:del>
      <w:ins w:id="715" w:author="Graham Klyne" w:date="2013-07-18T11:58:00Z">
        <w:r w:rsidR="008B3AEC">
          <w:rPr>
            <w:rFonts w:ascii="Arial" w:hAnsi="Arial" w:cs="Arial"/>
            <w:lang w:val="en-US"/>
          </w:rPr>
          <w:t xml:space="preserve">. </w:t>
        </w:r>
      </w:ins>
      <w:del w:id="716" w:author="Graham Klyne" w:date="2013-07-18T11:58:00Z">
        <w:r w:rsidR="00B607DB" w:rsidRPr="00ED1143" w:rsidDel="008B3AEC">
          <w:rPr>
            <w:rFonts w:ascii="Arial" w:hAnsi="Arial" w:cs="Arial"/>
            <w:lang w:val="en-US"/>
          </w:rPr>
          <w:delText>) and its visualization</w:delText>
        </w:r>
      </w:del>
      <w:ins w:id="717" w:author="Graham Klyne" w:date="2013-07-18T11:58:00Z">
        <w:r w:rsidR="008B3AEC">
          <w:rPr>
            <w:rFonts w:ascii="Arial" w:hAnsi="Arial" w:cs="Arial"/>
            <w:lang w:val="en-US"/>
          </w:rPr>
          <w:t>The presentation of this for</w:t>
        </w:r>
      </w:ins>
      <w:r w:rsidR="00B607DB" w:rsidRPr="00ED1143">
        <w:rPr>
          <w:rFonts w:ascii="Arial" w:hAnsi="Arial" w:cs="Arial"/>
          <w:lang w:val="en-US"/>
        </w:rPr>
        <w:t xml:space="preserve"> </w:t>
      </w:r>
      <w:del w:id="718" w:author="Graham Klyne" w:date="2013-07-18T11:58:00Z">
        <w:r w:rsidR="00153C85" w:rsidDel="008B3AEC">
          <w:rPr>
            <w:rFonts w:ascii="Arial" w:hAnsi="Arial" w:cs="Arial"/>
            <w:lang w:val="en-US"/>
          </w:rPr>
          <w:delText xml:space="preserve">for </w:delText>
        </w:r>
      </w:del>
      <w:r w:rsidR="00153C85">
        <w:rPr>
          <w:rFonts w:ascii="Arial" w:hAnsi="Arial" w:cs="Arial"/>
          <w:lang w:val="en-US"/>
        </w:rPr>
        <w:t>a</w:t>
      </w:r>
      <w:del w:id="719" w:author="Graham Klyne" w:date="2013-07-18T11:58:00Z">
        <w:r w:rsidR="00153C85" w:rsidDel="008B3AEC">
          <w:rPr>
            <w:rFonts w:ascii="Arial" w:hAnsi="Arial" w:cs="Arial"/>
            <w:lang w:val="en-US"/>
          </w:rPr>
          <w:delText>n</w:delText>
        </w:r>
      </w:del>
      <w:r w:rsidR="00153C85">
        <w:rPr>
          <w:rFonts w:ascii="Arial" w:hAnsi="Arial" w:cs="Arial"/>
          <w:lang w:val="en-US"/>
        </w:rPr>
        <w:t xml:space="preserve"> specific </w:t>
      </w:r>
      <w:del w:id="720" w:author="Graham Klyne" w:date="2013-07-18T11:58:00Z">
        <w:r w:rsidR="00153C85" w:rsidDel="008B3AEC">
          <w:rPr>
            <w:rFonts w:ascii="Arial" w:hAnsi="Arial" w:cs="Arial"/>
            <w:lang w:val="en-US"/>
          </w:rPr>
          <w:delText xml:space="preserve">sample </w:delText>
        </w:r>
      </w:del>
      <w:ins w:id="721" w:author="Graham Klyne" w:date="2013-07-18T11:58:00Z">
        <w:r w:rsidR="008B3AEC">
          <w:rPr>
            <w:rFonts w:ascii="Arial" w:hAnsi="Arial" w:cs="Arial"/>
            <w:lang w:val="en-US"/>
          </w:rPr>
          <w:t xml:space="preserve">workflow </w:t>
        </w:r>
      </w:ins>
      <w:r w:rsidR="00B607DB" w:rsidRPr="00ED1143">
        <w:rPr>
          <w:rFonts w:ascii="Arial" w:hAnsi="Arial" w:cs="Arial"/>
          <w:lang w:val="en-US"/>
        </w:rPr>
        <w:t xml:space="preserve">can be seen in </w:t>
      </w:r>
      <w:del w:id="722" w:author="Graham Klyne" w:date="2013-07-18T11:58:00Z">
        <w:r w:rsidR="00B607DB" w:rsidRPr="00ED1143" w:rsidDel="008B3AEC">
          <w:rPr>
            <w:rFonts w:ascii="Arial" w:hAnsi="Arial" w:cs="Arial"/>
            <w:lang w:val="en-US"/>
          </w:rPr>
          <w:delText xml:space="preserve">the </w:delText>
        </w:r>
      </w:del>
      <w:fldSimple w:instr=" REF _Ref361324742 \h  \* MERGEFORMAT ">
        <w:r w:rsidR="00322866" w:rsidRPr="00322866">
          <w:rPr>
            <w:rFonts w:ascii="Arial" w:hAnsi="Arial" w:cs="Arial"/>
            <w:lang w:val="en-US"/>
          </w:rPr>
          <w:t>Figure 16</w:t>
        </w:r>
      </w:fldSimple>
      <w:ins w:id="723" w:author="Graham Klyne" w:date="2013-07-18T11:59:00Z">
        <w:r w:rsidR="008B3AEC">
          <w:rPr>
            <w:rFonts w:ascii="Arial" w:hAnsi="Arial" w:cs="Arial"/>
            <w:lang w:val="en-US"/>
          </w:rPr>
          <w:t>, as the 4</w:t>
        </w:r>
        <w:r w:rsidR="005545A4" w:rsidRPr="005545A4">
          <w:rPr>
            <w:rFonts w:ascii="Arial" w:hAnsi="Arial" w:cs="Arial"/>
            <w:vertAlign w:val="superscript"/>
            <w:lang w:val="en-US"/>
            <w:rPrChange w:id="724" w:author="Graham Klyne" w:date="2013-07-18T11:59:00Z">
              <w:rPr>
                <w:rFonts w:ascii="Arial" w:hAnsi="Arial" w:cs="Arial"/>
                <w:lang w:val="en-US"/>
              </w:rPr>
            </w:rPrChange>
          </w:rPr>
          <w:t>th</w:t>
        </w:r>
        <w:r w:rsidR="008B3AEC">
          <w:rPr>
            <w:rFonts w:ascii="Arial" w:hAnsi="Arial" w:cs="Arial"/>
            <w:lang w:val="en-US"/>
          </w:rPr>
          <w:t xml:space="preserve"> checklist item</w:t>
        </w:r>
      </w:ins>
      <w:r w:rsidR="00153C85">
        <w:rPr>
          <w:rFonts w:ascii="Arial" w:hAnsi="Arial" w:cs="Arial"/>
          <w:lang w:val="en-US"/>
        </w:rPr>
        <w:t>.</w:t>
      </w:r>
    </w:p>
    <w:p w:rsidR="004477EC" w:rsidRPr="00ED1143" w:rsidRDefault="004477EC" w:rsidP="003D3B22">
      <w:pPr>
        <w:jc w:val="center"/>
      </w:pPr>
      <w:r w:rsidRPr="00ED1143">
        <w:rPr>
          <w:noProof/>
          <w:lang w:val="en-US" w:eastAsia="en-US"/>
        </w:rPr>
        <w:drawing>
          <wp:inline distT="0" distB="0" distL="0" distR="0">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91075" cy="3638550"/>
                    </a:xfrm>
                    <a:prstGeom prst="rect">
                      <a:avLst/>
                    </a:prstGeom>
                  </pic:spPr>
                </pic:pic>
              </a:graphicData>
            </a:graphic>
          </wp:inline>
        </w:drawing>
      </w:r>
    </w:p>
    <w:p w:rsidR="00B607DB" w:rsidRPr="00ED1143" w:rsidRDefault="00B607DB" w:rsidP="003D3B22">
      <w:pPr>
        <w:pStyle w:val="Caption"/>
        <w:rPr>
          <w:rFonts w:cs="Arial"/>
          <w:sz w:val="22"/>
          <w:szCs w:val="22"/>
          <w:lang w:val="en-US"/>
        </w:rPr>
      </w:pPr>
      <w:bookmarkStart w:id="725" w:name="_Ref361324742"/>
      <w:bookmarkStart w:id="726" w:name="_Toc361755230"/>
      <w:r w:rsidRPr="00ED1143">
        <w:rPr>
          <w:rFonts w:cs="Arial"/>
        </w:rPr>
        <w:t xml:space="preserve">Figure </w:t>
      </w:r>
      <w:r w:rsidR="005545A4" w:rsidRPr="00ED1143">
        <w:rPr>
          <w:rFonts w:cs="Arial"/>
        </w:rPr>
        <w:fldChar w:fldCharType="begin"/>
      </w:r>
      <w:r w:rsidRPr="00ED1143">
        <w:rPr>
          <w:rFonts w:cs="Arial"/>
        </w:rPr>
        <w:instrText xml:space="preserve"> SEQ Figure \* ARABIC </w:instrText>
      </w:r>
      <w:r w:rsidR="005545A4" w:rsidRPr="00ED1143">
        <w:rPr>
          <w:rFonts w:cs="Arial"/>
        </w:rPr>
        <w:fldChar w:fldCharType="separate"/>
      </w:r>
      <w:r w:rsidR="00322866">
        <w:rPr>
          <w:rFonts w:cs="Arial"/>
          <w:noProof/>
        </w:rPr>
        <w:t>16</w:t>
      </w:r>
      <w:r w:rsidR="005545A4" w:rsidRPr="00ED1143">
        <w:rPr>
          <w:rFonts w:cs="Arial"/>
        </w:rPr>
        <w:fldChar w:fldCharType="end"/>
      </w:r>
      <w:bookmarkEnd w:id="725"/>
      <w:r w:rsidRPr="00ED1143">
        <w:rPr>
          <w:rFonts w:cs="Arial"/>
        </w:rPr>
        <w:t xml:space="preserve"> Checklist service visualization of  KEGG service.</w:t>
      </w:r>
      <w:bookmarkEnd w:id="726"/>
    </w:p>
    <w:p w:rsidR="00B607DB" w:rsidRPr="00ED1143" w:rsidRDefault="00B607DB" w:rsidP="003D3B22">
      <w:pPr>
        <w:pStyle w:val="NormalWeb"/>
        <w:spacing w:before="225" w:beforeAutospacing="0" w:after="225"/>
        <w:jc w:val="both"/>
        <w:rPr>
          <w:rFonts w:ascii="Arial" w:hAnsi="Arial" w:cs="Arial"/>
          <w:sz w:val="22"/>
          <w:szCs w:val="22"/>
          <w:lang w:val="en-US"/>
        </w:rPr>
      </w:pPr>
    </w:p>
    <w:p w:rsidR="004477EC" w:rsidRPr="00A60371" w:rsidRDefault="004477EC" w:rsidP="00A60371">
      <w:pPr>
        <w:pStyle w:val="Prrafodelista1"/>
        <w:ind w:left="426"/>
        <w:rPr>
          <w:b/>
        </w:rPr>
      </w:pPr>
      <w:r w:rsidRPr="00A60371">
        <w:rPr>
          <w:b/>
        </w:rPr>
        <w:t>Completeness assessment for workflow decay prevention</w:t>
      </w:r>
    </w:p>
    <w:p w:rsidR="00000000" w:rsidRDefault="00E00167">
      <w:pPr>
        <w:pStyle w:val="NormalWeb"/>
        <w:spacing w:before="225" w:beforeAutospacing="0" w:after="225"/>
        <w:ind w:left="360"/>
        <w:jc w:val="both"/>
        <w:rPr>
          <w:ins w:id="727" w:author="Graham Klyne" w:date="2013-07-18T12:01:00Z"/>
          <w:del w:id="728" w:author="Graham Klyne" w:date="2013-07-18T12:01:00Z"/>
          <w:rFonts w:ascii="Arial" w:hAnsi="Arial" w:cs="Arial"/>
          <w:lang w:val="en-US"/>
        </w:rPr>
      </w:pPr>
      <w:r w:rsidRPr="00ED1143">
        <w:rPr>
          <w:rFonts w:ascii="Arial" w:hAnsi="Arial" w:cs="Arial"/>
          <w:lang w:val="en-US"/>
        </w:rPr>
        <w:t>This application focus</w:t>
      </w:r>
      <w:ins w:id="729" w:author="Graham Klyne" w:date="2013-07-18T11:59:00Z">
        <w:r w:rsidR="008B3AEC">
          <w:rPr>
            <w:rFonts w:ascii="Arial" w:hAnsi="Arial" w:cs="Arial"/>
            <w:lang w:val="en-US"/>
          </w:rPr>
          <w:t>es</w:t>
        </w:r>
      </w:ins>
      <w:r w:rsidRPr="00ED1143">
        <w:rPr>
          <w:rFonts w:ascii="Arial" w:hAnsi="Arial" w:cs="Arial"/>
          <w:lang w:val="en-US"/>
        </w:rPr>
        <w:t xml:space="preserve"> on the creation of </w:t>
      </w:r>
      <w:ins w:id="730" w:author="Graham Klyne" w:date="2013-07-18T12:01:00Z">
        <w:r w:rsidR="00657DF3">
          <w:rPr>
            <w:rFonts w:ascii="Arial" w:hAnsi="Arial" w:cs="Arial"/>
            <w:lang w:val="en-US"/>
          </w:rPr>
          <w:t xml:space="preserve">ROs containing workflow results with additional information </w:t>
        </w:r>
      </w:ins>
      <w:del w:id="731" w:author="Graham Klyne" w:date="2013-07-18T12:01:00Z">
        <w:r w:rsidRPr="00ED1143" w:rsidDel="00657DF3">
          <w:rPr>
            <w:rFonts w:ascii="Arial" w:hAnsi="Arial" w:cs="Arial"/>
            <w:lang w:val="en-US"/>
          </w:rPr>
          <w:delText xml:space="preserve">a </w:delText>
        </w:r>
      </w:del>
    </w:p>
    <w:p w:rsidR="004477EC" w:rsidRPr="00ED1143" w:rsidRDefault="00E00167" w:rsidP="00657DF3">
      <w:pPr>
        <w:pStyle w:val="NormalWeb"/>
        <w:spacing w:before="225" w:beforeAutospacing="0" w:after="225"/>
        <w:ind w:left="360"/>
        <w:jc w:val="both"/>
        <w:rPr>
          <w:rFonts w:ascii="Arial" w:hAnsi="Arial" w:cs="Arial"/>
          <w:lang w:val="en-US"/>
        </w:rPr>
      </w:pPr>
      <w:del w:id="732" w:author="Graham Klyne" w:date="2013-07-18T12:01:00Z">
        <w:r w:rsidRPr="00ED1143" w:rsidDel="00657DF3">
          <w:rPr>
            <w:rFonts w:ascii="Arial" w:hAnsi="Arial" w:cs="Arial"/>
            <w:lang w:val="en-US"/>
          </w:rPr>
          <w:delText xml:space="preserve">checklist </w:delText>
        </w:r>
      </w:del>
      <w:del w:id="733" w:author="Graham Klyne" w:date="2013-07-18T12:00:00Z">
        <w:r w:rsidRPr="00ED1143" w:rsidDel="008B3AEC">
          <w:rPr>
            <w:rFonts w:ascii="Arial" w:hAnsi="Arial" w:cs="Arial"/>
            <w:lang w:val="en-US"/>
          </w:rPr>
          <w:delText xml:space="preserve">that can be used for testing the presence of </w:delText>
        </w:r>
      </w:del>
      <w:del w:id="734" w:author="Graham Klyne" w:date="2013-07-18T12:01:00Z">
        <w:r w:rsidRPr="00ED1143" w:rsidDel="00657DF3">
          <w:rPr>
            <w:rFonts w:ascii="Arial" w:hAnsi="Arial" w:cs="Arial"/>
            <w:lang w:val="en-US"/>
          </w:rPr>
          <w:delText xml:space="preserve">information </w:delText>
        </w:r>
      </w:del>
      <w:r w:rsidRPr="00ED1143">
        <w:rPr>
          <w:rFonts w:ascii="Arial" w:hAnsi="Arial" w:cs="Arial"/>
          <w:lang w:val="en-US"/>
        </w:rPr>
        <w:t>to support workflow re-use and repair</w:t>
      </w:r>
      <w:ins w:id="735" w:author="Graham Klyne" w:date="2013-07-18T12:01:00Z">
        <w:r w:rsidR="00657DF3">
          <w:rPr>
            <w:rFonts w:ascii="Arial" w:hAnsi="Arial" w:cs="Arial"/>
            <w:lang w:val="en-US"/>
          </w:rPr>
          <w:t xml:space="preserve">.  </w:t>
        </w:r>
      </w:ins>
      <w:del w:id="736" w:author="Graham Klyne" w:date="2013-07-18T12:01:00Z">
        <w:r w:rsidRPr="00ED1143" w:rsidDel="00657DF3">
          <w:rPr>
            <w:rFonts w:ascii="Arial" w:hAnsi="Arial" w:cs="Arial"/>
            <w:lang w:val="en-US"/>
          </w:rPr>
          <w:delText xml:space="preserve"> with the main</w:delText>
        </w:r>
      </w:del>
      <w:ins w:id="737" w:author="Graham Klyne" w:date="2013-07-18T12:01:00Z">
        <w:r w:rsidR="00657DF3">
          <w:rPr>
            <w:rFonts w:ascii="Arial" w:hAnsi="Arial" w:cs="Arial"/>
            <w:lang w:val="en-US"/>
          </w:rPr>
          <w:t>Our</w:t>
        </w:r>
      </w:ins>
      <w:r w:rsidRPr="00ED1143">
        <w:rPr>
          <w:rFonts w:ascii="Arial" w:hAnsi="Arial" w:cs="Arial"/>
          <w:lang w:val="en-US"/>
        </w:rPr>
        <w:t xml:space="preserve"> goal </w:t>
      </w:r>
      <w:del w:id="738" w:author="Graham Klyne" w:date="2013-07-18T12:01:00Z">
        <w:r w:rsidRPr="00ED1143" w:rsidDel="00657DF3">
          <w:rPr>
            <w:rFonts w:ascii="Arial" w:hAnsi="Arial" w:cs="Arial"/>
            <w:lang w:val="en-US"/>
          </w:rPr>
          <w:delText>that such</w:delText>
        </w:r>
      </w:del>
      <w:ins w:id="739" w:author="Graham Klyne" w:date="2013-07-18T12:01:00Z">
        <w:r w:rsidR="00657DF3">
          <w:rPr>
            <w:rFonts w:ascii="Arial" w:hAnsi="Arial" w:cs="Arial"/>
            <w:lang w:val="en-US"/>
          </w:rPr>
          <w:t>was to create</w:t>
        </w:r>
      </w:ins>
      <w:r w:rsidRPr="00ED1143">
        <w:rPr>
          <w:rFonts w:ascii="Arial" w:hAnsi="Arial" w:cs="Arial"/>
          <w:lang w:val="en-US"/>
        </w:rPr>
        <w:t xml:space="preserve"> a checklist </w:t>
      </w:r>
      <w:ins w:id="740" w:author="Graham Klyne" w:date="2013-07-18T12:02:00Z">
        <w:r w:rsidR="00657DF3">
          <w:rPr>
            <w:rFonts w:ascii="Arial" w:hAnsi="Arial" w:cs="Arial"/>
            <w:lang w:val="en-US"/>
          </w:rPr>
          <w:t xml:space="preserve">that </w:t>
        </w:r>
      </w:ins>
      <w:r w:rsidRPr="00ED1143">
        <w:rPr>
          <w:rFonts w:ascii="Arial" w:hAnsi="Arial" w:cs="Arial"/>
          <w:lang w:val="en-US"/>
        </w:rPr>
        <w:t xml:space="preserve">can be incorporated into the </w:t>
      </w:r>
      <w:del w:id="741" w:author="Graham Klyne" w:date="2013-07-18T12:02:00Z">
        <w:r w:rsidRPr="00ED1143" w:rsidDel="00657DF3">
          <w:rPr>
            <w:rFonts w:ascii="Arial" w:hAnsi="Arial" w:cs="Arial"/>
            <w:lang w:val="en-US"/>
          </w:rPr>
          <w:delText xml:space="preserve">practices </w:delText>
        </w:r>
      </w:del>
      <w:ins w:id="742" w:author="Graham Klyne" w:date="2013-07-18T12:02:00Z">
        <w:r w:rsidR="00657DF3">
          <w:rPr>
            <w:rFonts w:ascii="Arial" w:hAnsi="Arial" w:cs="Arial"/>
            <w:lang w:val="en-US"/>
          </w:rPr>
          <w:t>conduct</w:t>
        </w:r>
        <w:r w:rsidR="00657DF3" w:rsidRPr="00ED1143">
          <w:rPr>
            <w:rFonts w:ascii="Arial" w:hAnsi="Arial" w:cs="Arial"/>
            <w:lang w:val="en-US"/>
          </w:rPr>
          <w:t xml:space="preserve"> </w:t>
        </w:r>
      </w:ins>
      <w:r w:rsidRPr="00ED1143">
        <w:rPr>
          <w:rFonts w:ascii="Arial" w:hAnsi="Arial" w:cs="Arial"/>
          <w:lang w:val="en-US"/>
        </w:rPr>
        <w:t>of workflow</w:t>
      </w:r>
      <w:ins w:id="743" w:author="Graham Klyne" w:date="2013-07-18T12:02:00Z">
        <w:r w:rsidR="00657DF3">
          <w:rPr>
            <w:rFonts w:ascii="Arial" w:hAnsi="Arial" w:cs="Arial"/>
            <w:lang w:val="en-US"/>
          </w:rPr>
          <w:t>-based</w:t>
        </w:r>
      </w:ins>
      <w:r w:rsidRPr="00ED1143">
        <w:rPr>
          <w:rFonts w:ascii="Arial" w:hAnsi="Arial" w:cs="Arial"/>
          <w:lang w:val="en-US"/>
        </w:rPr>
        <w:t xml:space="preserve"> </w:t>
      </w:r>
      <w:ins w:id="744" w:author="Graham Klyne" w:date="2013-07-18T12:02:00Z">
        <w:r w:rsidR="00657DF3">
          <w:rPr>
            <w:rFonts w:ascii="Arial" w:hAnsi="Arial" w:cs="Arial"/>
            <w:lang w:val="en-US"/>
          </w:rPr>
          <w:t>experiment</w:t>
        </w:r>
      </w:ins>
      <w:ins w:id="745" w:author="Graham Klyne" w:date="2013-07-18T12:03:00Z">
        <w:r w:rsidR="00657DF3">
          <w:rPr>
            <w:rFonts w:ascii="Arial" w:hAnsi="Arial" w:cs="Arial"/>
            <w:lang w:val="en-US"/>
          </w:rPr>
          <w:t>s</w:t>
        </w:r>
      </w:ins>
      <w:del w:id="746" w:author="Graham Klyne" w:date="2013-07-18T12:02:00Z">
        <w:r w:rsidRPr="00ED1143" w:rsidDel="00657DF3">
          <w:rPr>
            <w:rFonts w:ascii="Arial" w:hAnsi="Arial" w:cs="Arial"/>
            <w:lang w:val="en-US"/>
          </w:rPr>
          <w:delText>creation</w:delText>
        </w:r>
      </w:del>
      <w:ins w:id="747" w:author="Graham Klyne" w:date="2013-07-18T12:02:00Z">
        <w:r w:rsidR="00657DF3">
          <w:rPr>
            <w:rFonts w:ascii="Arial" w:hAnsi="Arial" w:cs="Arial"/>
            <w:lang w:val="en-US"/>
          </w:rPr>
          <w:t>,</w:t>
        </w:r>
      </w:ins>
      <w:r w:rsidRPr="00ED1143">
        <w:rPr>
          <w:rFonts w:ascii="Arial" w:hAnsi="Arial" w:cs="Arial"/>
          <w:lang w:val="en-US"/>
        </w:rPr>
        <w:t xml:space="preserve"> </w:t>
      </w:r>
      <w:r w:rsidR="00657DF3">
        <w:rPr>
          <w:rFonts w:ascii="Arial" w:hAnsi="Arial" w:cs="Arial"/>
          <w:lang w:val="en-US"/>
        </w:rPr>
        <w:t>t</w:t>
      </w:r>
      <w:r w:rsidRPr="00ED1143">
        <w:rPr>
          <w:rFonts w:ascii="Arial" w:hAnsi="Arial" w:cs="Arial"/>
          <w:lang w:val="en-US"/>
        </w:rPr>
        <w:t xml:space="preserve">o encourage experimenters to provide </w:t>
      </w:r>
      <w:r w:rsidR="005F69E2" w:rsidRPr="00ED1143">
        <w:rPr>
          <w:rFonts w:ascii="Arial" w:hAnsi="Arial" w:cs="Arial"/>
          <w:lang w:val="en-US"/>
        </w:rPr>
        <w:t>useful information, and to automate some mechanical aspects of the review process that otherwise have to be done manually. This has been based on the current implementation of the completeness dimension (</w:t>
      </w:r>
      <w:del w:id="748" w:author="Graham Klyne" w:date="2013-07-18T12:04:00Z">
        <w:r w:rsidR="005F69E2" w:rsidRPr="00ED1143" w:rsidDel="00657DF3">
          <w:rPr>
            <w:rFonts w:ascii="Arial" w:hAnsi="Arial" w:cs="Arial"/>
            <w:lang w:val="en-US"/>
          </w:rPr>
          <w:delText xml:space="preserve">and all the </w:delText>
        </w:r>
        <w:r w:rsidR="0028681E" w:rsidDel="00657DF3">
          <w:rPr>
            <w:rFonts w:ascii="Arial" w:hAnsi="Arial" w:cs="Arial"/>
            <w:lang w:val="en-US"/>
          </w:rPr>
          <w:delText>other</w:delText>
        </w:r>
      </w:del>
      <w:ins w:id="749" w:author="Graham Klyne" w:date="2013-07-18T12:04:00Z">
        <w:r w:rsidR="00657DF3">
          <w:rPr>
            <w:rFonts w:ascii="Arial" w:hAnsi="Arial" w:cs="Arial"/>
            <w:lang w:val="en-US"/>
          </w:rPr>
          <w:t>i.e. using</w:t>
        </w:r>
      </w:ins>
      <w:r w:rsidR="0028681E">
        <w:rPr>
          <w:rFonts w:ascii="Arial" w:hAnsi="Arial" w:cs="Arial"/>
          <w:lang w:val="en-US"/>
        </w:rPr>
        <w:t xml:space="preserve"> </w:t>
      </w:r>
      <w:r w:rsidR="005F69E2" w:rsidRPr="00ED1143">
        <w:rPr>
          <w:rFonts w:ascii="Arial" w:hAnsi="Arial" w:cs="Arial"/>
          <w:lang w:val="en-US"/>
        </w:rPr>
        <w:t xml:space="preserve">models described in this section) and </w:t>
      </w:r>
      <w:ins w:id="750" w:author="Graham Klyne" w:date="2013-07-18T12:04:00Z">
        <w:r w:rsidR="00657DF3">
          <w:rPr>
            <w:rFonts w:ascii="Arial" w:hAnsi="Arial" w:cs="Arial"/>
            <w:lang w:val="en-US"/>
          </w:rPr>
          <w:t>o</w:t>
        </w:r>
      </w:ins>
      <w:del w:id="751" w:author="Graham Klyne" w:date="2013-07-18T12:04:00Z">
        <w:r w:rsidR="005F69E2" w:rsidRPr="00ED1143" w:rsidDel="00657DF3">
          <w:rPr>
            <w:rFonts w:ascii="Arial" w:hAnsi="Arial" w:cs="Arial"/>
            <w:lang w:val="en-US"/>
          </w:rPr>
          <w:delText>i</w:delText>
        </w:r>
      </w:del>
      <w:r w:rsidR="005F69E2" w:rsidRPr="00ED1143">
        <w:rPr>
          <w:rFonts w:ascii="Arial" w:hAnsi="Arial" w:cs="Arial"/>
          <w:lang w:val="en-US"/>
        </w:rPr>
        <w:t xml:space="preserve">n </w:t>
      </w:r>
      <w:r w:rsidR="004477EC" w:rsidRPr="00ED1143">
        <w:rPr>
          <w:rFonts w:ascii="Arial" w:hAnsi="Arial" w:cs="Arial"/>
          <w:lang w:val="en-US"/>
        </w:rPr>
        <w:t>earlier work</w:t>
      </w:r>
      <w:r w:rsidRPr="00ED1143">
        <w:rPr>
          <w:rFonts w:ascii="Arial" w:hAnsi="Arial" w:cs="Arial"/>
          <w:lang w:val="en-US"/>
        </w:rPr>
        <w:t xml:space="preserve"> </w:t>
      </w:r>
      <w:r w:rsidR="005F69E2" w:rsidRPr="00ED1143">
        <w:rPr>
          <w:rFonts w:ascii="Arial" w:hAnsi="Arial" w:cs="Arial"/>
          <w:lang w:val="en-US"/>
        </w:rPr>
        <w:t xml:space="preserve">where </w:t>
      </w:r>
      <w:r w:rsidRPr="00ED1143">
        <w:rPr>
          <w:rFonts w:ascii="Arial" w:hAnsi="Arial" w:cs="Arial"/>
          <w:lang w:val="en-US"/>
        </w:rPr>
        <w:t xml:space="preserve">we </w:t>
      </w:r>
      <w:r w:rsidR="004477EC" w:rsidRPr="00ED1143">
        <w:rPr>
          <w:rFonts w:ascii="Arial" w:hAnsi="Arial" w:cs="Arial"/>
          <w:lang w:val="en-US"/>
        </w:rPr>
        <w:t xml:space="preserve">analyzed </w:t>
      </w:r>
      <w:r w:rsidR="005F69E2" w:rsidRPr="00ED1143">
        <w:rPr>
          <w:rFonts w:ascii="Arial" w:hAnsi="Arial" w:cs="Arial"/>
          <w:lang w:val="en-US"/>
        </w:rPr>
        <w:t xml:space="preserve">the main </w:t>
      </w:r>
      <w:r w:rsidR="004477EC" w:rsidRPr="00ED1143">
        <w:rPr>
          <w:rFonts w:ascii="Arial" w:hAnsi="Arial" w:cs="Arial"/>
          <w:lang w:val="en-US"/>
        </w:rPr>
        <w:t xml:space="preserve">causes of workflow decay for a </w:t>
      </w:r>
      <w:r w:rsidRPr="00ED1143">
        <w:rPr>
          <w:rFonts w:ascii="Arial" w:hAnsi="Arial" w:cs="Arial"/>
          <w:lang w:val="en-US"/>
        </w:rPr>
        <w:t xml:space="preserve">set of representative </w:t>
      </w:r>
      <w:r w:rsidR="004477EC" w:rsidRPr="00ED1143">
        <w:rPr>
          <w:rFonts w:ascii="Arial" w:hAnsi="Arial" w:cs="Arial"/>
          <w:lang w:val="en-US"/>
        </w:rPr>
        <w:t>workflows selected from myExperiment</w:t>
      </w:r>
      <w:r w:rsidR="005F69E2" w:rsidRPr="00ED1143">
        <w:rPr>
          <w:rFonts w:ascii="Arial" w:hAnsi="Arial" w:cs="Arial"/>
          <w:lang w:val="en-US"/>
        </w:rPr>
        <w:t xml:space="preserve"> [</w:t>
      </w:r>
      <w:r w:rsidR="0028681E">
        <w:rPr>
          <w:rFonts w:ascii="Arial" w:hAnsi="Arial" w:cs="Arial"/>
          <w:lang w:val="en-US"/>
        </w:rPr>
        <w:t>z</w:t>
      </w:r>
      <w:r w:rsidR="005F69E2" w:rsidRPr="00ED1143">
        <w:rPr>
          <w:rFonts w:ascii="Arial" w:hAnsi="Arial" w:cs="Arial"/>
          <w:lang w:val="en-US"/>
        </w:rPr>
        <w:t>hao’12]</w:t>
      </w:r>
      <w:r w:rsidR="004477EC" w:rsidRPr="00ED1143">
        <w:rPr>
          <w:rFonts w:ascii="Arial" w:hAnsi="Arial" w:cs="Arial"/>
          <w:lang w:val="en-US"/>
        </w:rPr>
        <w:t xml:space="preserve">. </w:t>
      </w:r>
      <w:r w:rsidR="008C4A6B" w:rsidRPr="00ED1143">
        <w:rPr>
          <w:rFonts w:ascii="Arial" w:hAnsi="Arial" w:cs="Arial"/>
          <w:lang w:val="en-US"/>
        </w:rPr>
        <w:t xml:space="preserve"> </w:t>
      </w:r>
      <w:r w:rsidR="004477EC" w:rsidRPr="00ED1143">
        <w:rPr>
          <w:rFonts w:ascii="Arial" w:hAnsi="Arial" w:cs="Arial"/>
          <w:lang w:val="en-US"/>
        </w:rPr>
        <w:t xml:space="preserve">This work </w:t>
      </w:r>
      <w:r w:rsidR="005F69E2" w:rsidRPr="00ED1143">
        <w:rPr>
          <w:rFonts w:ascii="Arial" w:hAnsi="Arial" w:cs="Arial"/>
          <w:lang w:val="en-US"/>
        </w:rPr>
        <w:t xml:space="preserve">has led </w:t>
      </w:r>
      <w:r w:rsidR="004477EC" w:rsidRPr="00ED1143">
        <w:rPr>
          <w:rFonts w:ascii="Arial" w:hAnsi="Arial" w:cs="Arial"/>
          <w:lang w:val="en-US"/>
        </w:rPr>
        <w:t xml:space="preserve">to </w:t>
      </w:r>
      <w:r w:rsidR="008C4A6B" w:rsidRPr="00ED1143">
        <w:rPr>
          <w:rFonts w:ascii="Arial" w:hAnsi="Arial" w:cs="Arial"/>
          <w:lang w:val="en-US"/>
        </w:rPr>
        <w:t>t</w:t>
      </w:r>
      <w:r w:rsidR="005F69E2" w:rsidRPr="00ED1143">
        <w:rPr>
          <w:rFonts w:ascii="Arial" w:hAnsi="Arial" w:cs="Arial"/>
          <w:lang w:val="en-US"/>
        </w:rPr>
        <w:t>he definition of a set of checklist</w:t>
      </w:r>
      <w:ins w:id="752" w:author="Graham Klyne" w:date="2013-07-18T12:05:00Z">
        <w:r w:rsidR="00657DF3">
          <w:rPr>
            <w:rFonts w:ascii="Arial" w:hAnsi="Arial" w:cs="Arial"/>
            <w:lang w:val="en-US"/>
          </w:rPr>
          <w:t>s</w:t>
        </w:r>
      </w:ins>
      <w:r w:rsidR="005F69E2" w:rsidRPr="00ED1143">
        <w:rPr>
          <w:rFonts w:ascii="Arial" w:hAnsi="Arial" w:cs="Arial"/>
          <w:lang w:val="en-US"/>
        </w:rPr>
        <w:t xml:space="preserve"> </w:t>
      </w:r>
      <w:r w:rsidR="004477EC" w:rsidRPr="00ED1143">
        <w:rPr>
          <w:rFonts w:ascii="Arial" w:hAnsi="Arial" w:cs="Arial"/>
          <w:lang w:val="en-US"/>
        </w:rPr>
        <w:t>such as </w:t>
      </w:r>
      <w:hyperlink r:id="rId31" w:history="1">
        <w:r w:rsidR="004477EC" w:rsidRPr="00ED1143">
          <w:rPr>
            <w:rFonts w:ascii="Arial" w:hAnsi="Arial" w:cs="Arial"/>
            <w:lang w:val="en-US"/>
          </w:rPr>
          <w:t>checklist-runnable.rdf</w:t>
        </w:r>
      </w:hyperlink>
      <w:r w:rsidR="005F69E2" w:rsidRPr="00ED1143">
        <w:rPr>
          <w:rStyle w:val="FootnoteReference"/>
          <w:rFonts w:ascii="Arial" w:hAnsi="Arial" w:cs="Arial"/>
          <w:szCs w:val="12"/>
          <w:lang w:val="en-US"/>
        </w:rPr>
        <w:footnoteReference w:id="55"/>
      </w:r>
      <w:r w:rsidR="004477EC" w:rsidRPr="00ED1143">
        <w:rPr>
          <w:rFonts w:ascii="Arial" w:hAnsi="Arial" w:cs="Arial"/>
          <w:lang w:val="en-US"/>
        </w:rPr>
        <w:t> and </w:t>
      </w:r>
      <w:hyperlink r:id="rId32" w:history="1">
        <w:r w:rsidR="004477EC" w:rsidRPr="00ED1143">
          <w:rPr>
            <w:rFonts w:ascii="Arial" w:hAnsi="Arial" w:cs="Arial"/>
            <w:lang w:val="en-US"/>
          </w:rPr>
          <w:t>workflow-experiment-checklist.rdf</w:t>
        </w:r>
      </w:hyperlink>
      <w:r w:rsidR="005F69E2" w:rsidRPr="00ED1143">
        <w:rPr>
          <w:rStyle w:val="FootnoteReference"/>
          <w:rFonts w:ascii="Arial" w:hAnsi="Arial" w:cs="Arial"/>
          <w:szCs w:val="12"/>
          <w:lang w:val="en-US"/>
        </w:rPr>
        <w:footnoteReference w:id="56"/>
      </w:r>
      <w:r w:rsidR="004477EC" w:rsidRPr="00ED1143">
        <w:rPr>
          <w:rFonts w:ascii="Arial" w:hAnsi="Arial" w:cs="Arial"/>
          <w:lang w:val="en-US"/>
        </w:rPr>
        <w:t>, which provide</w:t>
      </w:r>
      <w:del w:id="753" w:author="Graham Klyne" w:date="2013-07-18T12:05:00Z">
        <w:r w:rsidR="005F69E2" w:rsidRPr="00ED1143" w:rsidDel="00657DF3">
          <w:rPr>
            <w:rFonts w:ascii="Arial" w:hAnsi="Arial" w:cs="Arial"/>
            <w:lang w:val="en-US"/>
          </w:rPr>
          <w:delText>s</w:delText>
        </w:r>
      </w:del>
      <w:r w:rsidR="004477EC" w:rsidRPr="00ED1143">
        <w:rPr>
          <w:rFonts w:ascii="Arial" w:hAnsi="Arial" w:cs="Arial"/>
          <w:lang w:val="en-US"/>
        </w:rPr>
        <w:t xml:space="preserve"> </w:t>
      </w:r>
      <w:r w:rsidR="005F69E2" w:rsidRPr="00ED1143">
        <w:rPr>
          <w:rFonts w:ascii="Arial" w:hAnsi="Arial" w:cs="Arial"/>
          <w:lang w:val="en-US"/>
        </w:rPr>
        <w:t xml:space="preserve">similar </w:t>
      </w:r>
      <w:r w:rsidR="004477EC" w:rsidRPr="00ED1143">
        <w:rPr>
          <w:rFonts w:ascii="Arial" w:hAnsi="Arial" w:cs="Arial"/>
          <w:lang w:val="en-US"/>
        </w:rPr>
        <w:t>assessments to that shown in</w:t>
      </w:r>
      <w:r w:rsidR="005F69E2" w:rsidRPr="00ED1143">
        <w:rPr>
          <w:rFonts w:ascii="Arial" w:hAnsi="Arial" w:cs="Arial"/>
          <w:lang w:val="en-US"/>
        </w:rPr>
        <w:t xml:space="preserve"> </w:t>
      </w:r>
      <w:fldSimple w:instr=" REF _Ref361324742 \h  \* MERGEFORMAT ">
        <w:r w:rsidR="00322866" w:rsidRPr="00322866">
          <w:rPr>
            <w:rFonts w:ascii="Arial" w:hAnsi="Arial" w:cs="Arial"/>
            <w:lang w:val="en-US"/>
          </w:rPr>
          <w:t>Figure 16</w:t>
        </w:r>
      </w:fldSimple>
      <w:r w:rsidR="004477EC" w:rsidRPr="00ED1143">
        <w:rPr>
          <w:rFonts w:ascii="Arial" w:hAnsi="Arial" w:cs="Arial"/>
          <w:lang w:val="en-US"/>
        </w:rPr>
        <w:t xml:space="preserve">. </w:t>
      </w:r>
    </w:p>
    <w:p w:rsidR="004477EC" w:rsidRPr="00A60371" w:rsidRDefault="004477EC" w:rsidP="00A60371">
      <w:pPr>
        <w:pStyle w:val="Prrafodelista1"/>
        <w:ind w:left="426"/>
        <w:rPr>
          <w:b/>
        </w:rPr>
      </w:pPr>
      <w:bookmarkStart w:id="754" w:name="completeness-assessment-of-resource-desc"/>
      <w:bookmarkEnd w:id="754"/>
      <w:r w:rsidRPr="00A60371">
        <w:rPr>
          <w:b/>
        </w:rPr>
        <w:t>Completeness assessment of resource descriptions: chembox</w:t>
      </w:r>
    </w:p>
    <w:p w:rsidR="004477EC" w:rsidRPr="00ED1143" w:rsidRDefault="00D14368" w:rsidP="003D3B22">
      <w:pPr>
        <w:pStyle w:val="NormalWeb"/>
        <w:spacing w:before="225" w:beforeAutospacing="0" w:after="225"/>
        <w:ind w:left="360"/>
        <w:jc w:val="both"/>
        <w:rPr>
          <w:rFonts w:ascii="Arial" w:hAnsi="Arial" w:cs="Arial"/>
          <w:lang w:val="en-GB"/>
        </w:rPr>
      </w:pPr>
      <w:r w:rsidRPr="00ED1143">
        <w:rPr>
          <w:rFonts w:ascii="Arial" w:hAnsi="Arial" w:cs="Arial"/>
          <w:lang w:val="en-GB"/>
        </w:rPr>
        <w:t>This application evaluates the completeness of res</w:t>
      </w:r>
      <w:del w:id="755" w:author="Graham Klyne" w:date="2013-07-18T12:05:00Z">
        <w:r w:rsidRPr="00ED1143" w:rsidDel="00657DF3">
          <w:rPr>
            <w:rFonts w:ascii="Arial" w:hAnsi="Arial" w:cs="Arial"/>
            <w:lang w:val="en-GB"/>
          </w:rPr>
          <w:delText>os</w:delText>
        </w:r>
      </w:del>
      <w:r w:rsidRPr="00ED1143">
        <w:rPr>
          <w:rFonts w:ascii="Arial" w:hAnsi="Arial" w:cs="Arial"/>
          <w:lang w:val="en-GB"/>
        </w:rPr>
        <w:t xml:space="preserve">ource descriptions </w:t>
      </w:r>
      <w:del w:id="756" w:author="Graham Klyne" w:date="2013-07-18T12:06:00Z">
        <w:r w:rsidRPr="00ED1143" w:rsidDel="00657DF3">
          <w:rPr>
            <w:rFonts w:ascii="Arial" w:hAnsi="Arial" w:cs="Arial"/>
            <w:lang w:val="en-GB"/>
          </w:rPr>
          <w:delText xml:space="preserve">for </w:delText>
        </w:r>
      </w:del>
      <w:ins w:id="757" w:author="Graham Klyne" w:date="2013-07-18T12:06:00Z">
        <w:r w:rsidR="00657DF3">
          <w:rPr>
            <w:rFonts w:ascii="Arial" w:hAnsi="Arial" w:cs="Arial"/>
            <w:lang w:val="en-GB"/>
          </w:rPr>
          <w:t>in</w:t>
        </w:r>
        <w:r w:rsidR="00657DF3" w:rsidRPr="00ED1143">
          <w:rPr>
            <w:rFonts w:ascii="Arial" w:hAnsi="Arial" w:cs="Arial"/>
            <w:lang w:val="en-GB"/>
          </w:rPr>
          <w:t xml:space="preserve"> </w:t>
        </w:r>
      </w:ins>
      <w:r w:rsidRPr="00ED1143">
        <w:rPr>
          <w:rFonts w:ascii="Arial" w:hAnsi="Arial" w:cs="Arial"/>
          <w:lang w:val="en-GB"/>
        </w:rPr>
        <w:t xml:space="preserve">external </w:t>
      </w:r>
      <w:ins w:id="758" w:author="Graham Klyne" w:date="2013-07-18T12:06:00Z">
        <w:r w:rsidR="00657DF3">
          <w:rPr>
            <w:rFonts w:ascii="Arial" w:hAnsi="Arial" w:cs="Arial"/>
            <w:lang w:val="en-GB"/>
          </w:rPr>
          <w:t>linked data</w:t>
        </w:r>
      </w:ins>
      <w:del w:id="759" w:author="Graham Klyne" w:date="2013-07-18T12:06:00Z">
        <w:r w:rsidRPr="00ED1143" w:rsidDel="00657DF3">
          <w:rPr>
            <w:rFonts w:ascii="Arial" w:hAnsi="Arial" w:cs="Arial"/>
            <w:lang w:val="en-GB"/>
          </w:rPr>
          <w:delText>sources</w:delText>
        </w:r>
      </w:del>
      <w:r w:rsidR="004477EC" w:rsidRPr="00ED1143">
        <w:rPr>
          <w:rFonts w:ascii="Arial" w:hAnsi="Arial" w:cs="Arial"/>
          <w:lang w:val="en-GB"/>
        </w:rPr>
        <w:t>.</w:t>
      </w:r>
      <w:r w:rsidRPr="00ED1143">
        <w:rPr>
          <w:rFonts w:ascii="Arial" w:hAnsi="Arial" w:cs="Arial"/>
          <w:lang w:val="en-GB"/>
        </w:rPr>
        <w:t xml:space="preserve"> Specifically</w:t>
      </w:r>
      <w:r w:rsidR="004477EC" w:rsidRPr="00ED1143">
        <w:rPr>
          <w:rFonts w:ascii="Arial" w:hAnsi="Arial" w:cs="Arial"/>
          <w:lang w:val="en-GB"/>
        </w:rPr>
        <w:t xml:space="preserve">, we </w:t>
      </w:r>
      <w:r w:rsidRPr="00ED1143">
        <w:rPr>
          <w:rFonts w:ascii="Arial" w:hAnsi="Arial" w:cs="Arial"/>
          <w:lang w:val="en-GB"/>
        </w:rPr>
        <w:t xml:space="preserve">have </w:t>
      </w:r>
      <w:r w:rsidR="004477EC" w:rsidRPr="00ED1143">
        <w:rPr>
          <w:rFonts w:ascii="Arial" w:hAnsi="Arial" w:cs="Arial"/>
          <w:lang w:val="en-GB"/>
        </w:rPr>
        <w:t>used the checklist evaluation service to assess the completeness of </w:t>
      </w:r>
      <w:r w:rsidR="005545A4">
        <w:fldChar w:fldCharType="begin"/>
      </w:r>
      <w:r w:rsidR="002326EF">
        <w:instrText>HYPERLINK "http://dbpedia.org/page/Template:Chembox"</w:instrText>
      </w:r>
      <w:r w:rsidR="005545A4">
        <w:fldChar w:fldCharType="separate"/>
      </w:r>
      <w:r w:rsidR="004477EC" w:rsidRPr="00ED1143">
        <w:rPr>
          <w:rFonts w:ascii="Arial" w:hAnsi="Arial" w:cs="Arial"/>
          <w:lang w:val="en-GB"/>
        </w:rPr>
        <w:t>chemical descript</w:t>
      </w:r>
      <w:del w:id="760" w:author="Graham Klyne" w:date="2013-07-18T12:06:00Z">
        <w:r w:rsidR="004477EC" w:rsidRPr="00ED1143" w:rsidDel="00657DF3">
          <w:rPr>
            <w:rFonts w:ascii="Arial" w:hAnsi="Arial" w:cs="Arial"/>
            <w:lang w:val="en-GB"/>
          </w:rPr>
          <w:delText>r</w:delText>
        </w:r>
      </w:del>
      <w:r w:rsidR="004477EC" w:rsidRPr="00ED1143">
        <w:rPr>
          <w:rFonts w:ascii="Arial" w:hAnsi="Arial" w:cs="Arial"/>
          <w:lang w:val="en-GB"/>
        </w:rPr>
        <w:t>ions in DBPedia</w:t>
      </w:r>
      <w:r w:rsidR="005545A4">
        <w:fldChar w:fldCharType="end"/>
      </w:r>
      <w:r w:rsidR="004477EC" w:rsidRPr="00ED1143">
        <w:rPr>
          <w:rFonts w:ascii="Arial" w:hAnsi="Arial" w:cs="Arial"/>
          <w:lang w:val="en-GB"/>
        </w:rPr>
        <w:t>, which in turn were extracted from </w:t>
      </w:r>
      <w:hyperlink r:id="rId33" w:history="1">
        <w:r w:rsidR="004477EC" w:rsidRPr="00ED1143">
          <w:rPr>
            <w:rFonts w:ascii="Arial" w:hAnsi="Arial" w:cs="Arial"/>
            <w:lang w:val="en-GB"/>
          </w:rPr>
          <w:t>Wikipedia "Chembox" templates</w:t>
        </w:r>
      </w:hyperlink>
      <w:r w:rsidR="004477EC" w:rsidRPr="00ED1143">
        <w:rPr>
          <w:rFonts w:ascii="Arial" w:hAnsi="Arial" w:cs="Arial"/>
          <w:lang w:val="en-GB"/>
        </w:rPr>
        <w:t>.</w:t>
      </w:r>
      <w:r w:rsidR="00DB2E17" w:rsidRPr="00ED1143">
        <w:rPr>
          <w:rFonts w:ascii="Arial" w:hAnsi="Arial" w:cs="Arial"/>
          <w:lang w:val="en-GB"/>
        </w:rPr>
        <w:t xml:space="preserve"> </w:t>
      </w:r>
      <w:r w:rsidRPr="00ED1143">
        <w:rPr>
          <w:rFonts w:ascii="Arial" w:hAnsi="Arial" w:cs="Arial"/>
          <w:lang w:val="en-GB"/>
        </w:rPr>
        <w:t>For this purpose a new ch</w:t>
      </w:r>
      <w:r w:rsidR="004477EC" w:rsidRPr="00ED1143">
        <w:rPr>
          <w:rFonts w:ascii="Arial" w:hAnsi="Arial" w:cs="Arial"/>
          <w:lang w:val="en-GB"/>
        </w:rPr>
        <w:t>ecklist</w:t>
      </w:r>
      <w:r w:rsidRPr="00ED1143">
        <w:rPr>
          <w:rStyle w:val="FootnoteReference"/>
          <w:rFonts w:ascii="Arial" w:hAnsi="Arial" w:cs="Arial"/>
          <w:szCs w:val="12"/>
          <w:lang w:val="en-GB"/>
        </w:rPr>
        <w:footnoteReference w:id="57"/>
      </w:r>
      <w:r w:rsidRPr="00ED1143">
        <w:rPr>
          <w:rFonts w:ascii="Arial" w:hAnsi="Arial" w:cs="Arial"/>
          <w:lang w:val="en-GB"/>
        </w:rPr>
        <w:t xml:space="preserve"> was created and used, jointly with a </w:t>
      </w:r>
      <w:r w:rsidR="004477EC" w:rsidRPr="00ED1143">
        <w:rPr>
          <w:rFonts w:ascii="Arial" w:hAnsi="Arial" w:cs="Arial"/>
          <w:lang w:val="en-GB"/>
        </w:rPr>
        <w:t>script</w:t>
      </w:r>
      <w:r w:rsidRPr="00ED1143">
        <w:rPr>
          <w:rStyle w:val="FootnoteReference"/>
          <w:rFonts w:ascii="Arial" w:hAnsi="Arial" w:cs="Arial"/>
          <w:szCs w:val="12"/>
          <w:lang w:val="en-GB"/>
        </w:rPr>
        <w:footnoteReference w:id="58"/>
      </w:r>
      <w:r w:rsidR="004477EC" w:rsidRPr="00ED1143">
        <w:rPr>
          <w:rFonts w:ascii="Arial" w:hAnsi="Arial" w:cs="Arial"/>
          <w:lang w:val="en-GB"/>
        </w:rPr>
        <w:t xml:space="preserve"> </w:t>
      </w:r>
      <w:r w:rsidRPr="00ED1143">
        <w:rPr>
          <w:rFonts w:ascii="Arial" w:hAnsi="Arial" w:cs="Arial"/>
          <w:lang w:val="en-GB"/>
        </w:rPr>
        <w:t xml:space="preserve">for automatically </w:t>
      </w:r>
      <w:r w:rsidR="004477EC" w:rsidRPr="00ED1143">
        <w:rPr>
          <w:rFonts w:ascii="Arial" w:hAnsi="Arial" w:cs="Arial"/>
          <w:lang w:val="en-GB"/>
        </w:rPr>
        <w:t xml:space="preserve">perform the evaluations. </w:t>
      </w:r>
      <w:r w:rsidRPr="00ED1143">
        <w:rPr>
          <w:rFonts w:ascii="Arial" w:hAnsi="Arial" w:cs="Arial"/>
          <w:lang w:val="en-GB"/>
        </w:rPr>
        <w:t>The results of this study are available at</w:t>
      </w:r>
      <w:r w:rsidRPr="00ED1143">
        <w:rPr>
          <w:rStyle w:val="FootnoteReference"/>
          <w:rFonts w:ascii="Arial" w:hAnsi="Arial" w:cs="Arial"/>
          <w:szCs w:val="12"/>
          <w:lang w:val="en-GB"/>
        </w:rPr>
        <w:footnoteReference w:id="59"/>
      </w:r>
      <w:r w:rsidRPr="00ED1143">
        <w:rPr>
          <w:rFonts w:ascii="Arial" w:hAnsi="Arial" w:cs="Arial"/>
          <w:lang w:val="en-GB"/>
        </w:rPr>
        <w:t>.</w:t>
      </w:r>
    </w:p>
    <w:p w:rsidR="00DB2E17" w:rsidRPr="00ED1143" w:rsidRDefault="00DB2E17" w:rsidP="00A60371">
      <w:pPr>
        <w:pStyle w:val="Prrafodelista1"/>
        <w:ind w:left="426"/>
      </w:pPr>
      <w:r w:rsidRPr="00A60371">
        <w:rPr>
          <w:b/>
        </w:rPr>
        <w:t>Basis for stability assessment</w:t>
      </w:r>
      <w:r w:rsidRPr="00ED1143">
        <w:t xml:space="preserve"> </w:t>
      </w:r>
    </w:p>
    <w:p w:rsidR="00DB2E17" w:rsidRPr="00ED1143" w:rsidRDefault="0028681E" w:rsidP="003D3B22">
      <w:pPr>
        <w:pStyle w:val="NormalWeb"/>
        <w:spacing w:before="225" w:beforeAutospacing="0" w:after="225"/>
        <w:ind w:left="360"/>
        <w:jc w:val="both"/>
        <w:rPr>
          <w:rFonts w:ascii="Arial" w:hAnsi="Arial" w:cs="Arial"/>
          <w:lang w:val="en-US"/>
        </w:rPr>
      </w:pPr>
      <w:del w:id="761" w:author="Graham Klyne" w:date="2013-07-18T12:09:00Z">
        <w:r w:rsidDel="00657DF3">
          <w:rPr>
            <w:rFonts w:ascii="Arial" w:hAnsi="Arial" w:cs="Arial"/>
            <w:lang w:val="en-US"/>
          </w:rPr>
          <w:delText>As shown in the previous section “Quality Evaluation in Wf4Ever”</w:delText>
        </w:r>
      </w:del>
      <w:ins w:id="762" w:author="Graham Klyne" w:date="2013-07-18T12:09:00Z">
        <w:r w:rsidR="00657DF3">
          <w:rPr>
            <w:rFonts w:ascii="Arial" w:hAnsi="Arial" w:cs="Arial"/>
            <w:lang w:val="en-US"/>
          </w:rPr>
          <w:t>The preceding discussions have considered use of</w:t>
        </w:r>
      </w:ins>
      <w:r>
        <w:rPr>
          <w:rFonts w:ascii="Arial" w:hAnsi="Arial" w:cs="Arial"/>
          <w:lang w:val="en-US"/>
        </w:rPr>
        <w:t xml:space="preserve"> t</w:t>
      </w:r>
      <w:r w:rsidR="00DB2E17" w:rsidRPr="00ED1143">
        <w:rPr>
          <w:rFonts w:ascii="Arial" w:hAnsi="Arial" w:cs="Arial"/>
          <w:lang w:val="en-US"/>
        </w:rPr>
        <w:t xml:space="preserve">he checklist service </w:t>
      </w:r>
      <w:del w:id="763" w:author="Graham Klyne" w:date="2013-07-18T12:09:00Z">
        <w:r w:rsidR="00DB2E17" w:rsidRPr="00ED1143" w:rsidDel="00657DF3">
          <w:rPr>
            <w:rFonts w:ascii="Arial" w:hAnsi="Arial" w:cs="Arial"/>
            <w:lang w:val="en-US"/>
          </w:rPr>
          <w:delText xml:space="preserve">has been considered </w:delText>
        </w:r>
      </w:del>
      <w:r w:rsidR="00DB2E17" w:rsidRPr="00ED1143">
        <w:rPr>
          <w:rFonts w:ascii="Arial" w:hAnsi="Arial" w:cs="Arial"/>
          <w:lang w:val="en-US"/>
        </w:rPr>
        <w:t xml:space="preserve">for </w:t>
      </w:r>
      <w:del w:id="764" w:author="Graham Klyne" w:date="2013-07-18T12:09:00Z">
        <w:r w:rsidR="00DB2E17" w:rsidRPr="00ED1143" w:rsidDel="00657DF3">
          <w:rPr>
            <w:rFonts w:ascii="Arial" w:hAnsi="Arial" w:cs="Arial"/>
            <w:lang w:val="en-US"/>
          </w:rPr>
          <w:delText xml:space="preserve">the </w:delText>
        </w:r>
      </w:del>
      <w:r w:rsidR="00DB2E17" w:rsidRPr="00ED1143">
        <w:rPr>
          <w:rFonts w:ascii="Arial" w:hAnsi="Arial" w:cs="Arial"/>
          <w:lang w:val="en-US"/>
        </w:rPr>
        <w:t>static analysis of Research Objects</w:t>
      </w:r>
      <w:ins w:id="765" w:author="Graham Klyne" w:date="2013-07-18T12:09:00Z">
        <w:r w:rsidR="00657DF3">
          <w:rPr>
            <w:rFonts w:ascii="Arial" w:hAnsi="Arial" w:cs="Arial"/>
            <w:lang w:val="en-US"/>
          </w:rPr>
          <w:t xml:space="preserve">.  </w:t>
        </w:r>
      </w:ins>
      <w:del w:id="766" w:author="Graham Klyne" w:date="2013-07-18T12:09:00Z">
        <w:r w:rsidR="00DB2E17" w:rsidRPr="00ED1143" w:rsidDel="00657DF3">
          <w:rPr>
            <w:rFonts w:ascii="Arial" w:hAnsi="Arial" w:cs="Arial"/>
            <w:lang w:val="en-US"/>
          </w:rPr>
          <w:delText>, but furthermore</w:delText>
        </w:r>
      </w:del>
      <w:ins w:id="767" w:author="Graham Klyne" w:date="2013-07-18T12:09:00Z">
        <w:r w:rsidR="00657DF3">
          <w:rPr>
            <w:rFonts w:ascii="Arial" w:hAnsi="Arial" w:cs="Arial"/>
            <w:lang w:val="en-US"/>
          </w:rPr>
          <w:t>It</w:t>
        </w:r>
      </w:ins>
      <w:r w:rsidR="00DB2E17" w:rsidRPr="00ED1143">
        <w:rPr>
          <w:rFonts w:ascii="Arial" w:hAnsi="Arial" w:cs="Arial"/>
          <w:lang w:val="en-US"/>
        </w:rPr>
        <w:t xml:space="preserve"> has also been used </w:t>
      </w:r>
      <w:ins w:id="768" w:author="Graham Klyne" w:date="2013-07-18T12:10:00Z">
        <w:r w:rsidR="00657DF3">
          <w:rPr>
            <w:rFonts w:ascii="Arial" w:hAnsi="Arial" w:cs="Arial"/>
            <w:lang w:val="en-US"/>
          </w:rPr>
          <w:t xml:space="preserve">for assessment of dynamic properties, </w:t>
        </w:r>
      </w:ins>
      <w:ins w:id="769" w:author="Graham Klyne" w:date="2013-07-18T12:11:00Z">
        <w:r w:rsidR="00657DF3">
          <w:rPr>
            <w:rFonts w:ascii="Arial" w:hAnsi="Arial" w:cs="Arial"/>
            <w:lang w:val="en-US"/>
          </w:rPr>
          <w:t xml:space="preserve">articulated as </w:t>
        </w:r>
      </w:ins>
      <w:ins w:id="770" w:author="Graham Klyne" w:date="2013-07-18T12:10:00Z">
        <w:r w:rsidR="00657DF3">
          <w:rPr>
            <w:rFonts w:ascii="Arial" w:hAnsi="Arial" w:cs="Arial"/>
            <w:lang w:val="en-US"/>
          </w:rPr>
          <w:t>stability</w:t>
        </w:r>
      </w:ins>
      <w:ins w:id="771" w:author="Graham Klyne" w:date="2013-07-18T12:11:00Z">
        <w:r w:rsidR="00657DF3">
          <w:rPr>
            <w:rFonts w:ascii="Arial" w:hAnsi="Arial" w:cs="Arial"/>
            <w:lang w:val="en-US"/>
          </w:rPr>
          <w:t xml:space="preserve"> and reliability</w:t>
        </w:r>
      </w:ins>
      <w:del w:id="772" w:author="Graham Klyne" w:date="2013-07-18T12:11:00Z">
        <w:r w:rsidR="00DB2E17" w:rsidRPr="00ED1143" w:rsidDel="00657DF3">
          <w:rPr>
            <w:rFonts w:ascii="Arial" w:hAnsi="Arial" w:cs="Arial"/>
            <w:lang w:val="en-US"/>
          </w:rPr>
          <w:delText xml:space="preserve">as the basis for the </w:delText>
        </w:r>
      </w:del>
      <w:del w:id="773" w:author="Graham Klyne" w:date="2013-07-18T12:10:00Z">
        <w:r w:rsidR="00DB2E17" w:rsidRPr="00ED1143" w:rsidDel="00657DF3">
          <w:rPr>
            <w:rFonts w:ascii="Arial" w:hAnsi="Arial" w:cs="Arial"/>
            <w:lang w:val="en-US"/>
          </w:rPr>
          <w:delText xml:space="preserve">stability and realiability </w:delText>
        </w:r>
      </w:del>
      <w:del w:id="774" w:author="Graham Klyne" w:date="2013-07-18T12:11:00Z">
        <w:r w:rsidR="00DB2E17" w:rsidRPr="00ED1143" w:rsidDel="00657DF3">
          <w:rPr>
            <w:rFonts w:ascii="Arial" w:hAnsi="Arial" w:cs="Arial"/>
            <w:lang w:val="en-US"/>
          </w:rPr>
          <w:delText>assestments for considering the dynamic analysis of Research Object</w:delText>
        </w:r>
      </w:del>
      <w:r w:rsidR="00DB2E17" w:rsidRPr="00ED1143">
        <w:rPr>
          <w:rFonts w:ascii="Arial" w:hAnsi="Arial" w:cs="Arial"/>
          <w:lang w:val="en-US"/>
        </w:rPr>
        <w:t xml:space="preserve">. </w:t>
      </w:r>
      <w:r w:rsidR="005F2E65">
        <w:rPr>
          <w:rFonts w:ascii="Arial" w:hAnsi="Arial" w:cs="Arial"/>
          <w:lang w:val="en-US"/>
        </w:rPr>
        <w:t xml:space="preserve">How the completeness </w:t>
      </w:r>
      <w:del w:id="775" w:author="Graham Klyne" w:date="2013-07-18T12:11:00Z">
        <w:r w:rsidR="005F2E65" w:rsidDel="001E6C8E">
          <w:rPr>
            <w:rFonts w:ascii="Arial" w:hAnsi="Arial" w:cs="Arial"/>
            <w:lang w:val="en-US"/>
          </w:rPr>
          <w:delText xml:space="preserve">score </w:delText>
        </w:r>
      </w:del>
      <w:ins w:id="776" w:author="Graham Klyne" w:date="2013-07-18T12:11:00Z">
        <w:r w:rsidR="001E6C8E">
          <w:rPr>
            <w:rFonts w:ascii="Arial" w:hAnsi="Arial" w:cs="Arial"/>
            <w:lang w:val="en-US"/>
          </w:rPr>
          <w:t xml:space="preserve">evaluation </w:t>
        </w:r>
      </w:ins>
      <w:r w:rsidR="005F2E65">
        <w:rPr>
          <w:rFonts w:ascii="Arial" w:hAnsi="Arial" w:cs="Arial"/>
          <w:lang w:val="en-US"/>
        </w:rPr>
        <w:t>is used</w:t>
      </w:r>
      <w:ins w:id="777" w:author="Graham Klyne" w:date="2013-07-18T12:11:00Z">
        <w:r w:rsidR="001E6C8E">
          <w:rPr>
            <w:rFonts w:ascii="Arial" w:hAnsi="Arial" w:cs="Arial"/>
            <w:lang w:val="en-US"/>
          </w:rPr>
          <w:t>,</w:t>
        </w:r>
      </w:ins>
      <w:r w:rsidR="00DB2E17" w:rsidRPr="00ED1143">
        <w:rPr>
          <w:rFonts w:ascii="Arial" w:hAnsi="Arial" w:cs="Arial"/>
          <w:lang w:val="en-US"/>
        </w:rPr>
        <w:t xml:space="preserve"> and its interpretation in that context is described in the next section.</w:t>
      </w:r>
    </w:p>
    <w:p w:rsidR="004477EC" w:rsidRPr="00ED1143" w:rsidRDefault="004477EC" w:rsidP="003D3B22">
      <w:pPr>
        <w:rPr>
          <w:lang w:val="en-US"/>
        </w:rPr>
      </w:pPr>
    </w:p>
    <w:p w:rsidR="00EC0B57" w:rsidRPr="00ED1143" w:rsidRDefault="00EC0B57" w:rsidP="003D3B22"/>
    <w:p w:rsidR="00EA4011" w:rsidRPr="00ED1143" w:rsidRDefault="00EA4011" w:rsidP="003D3B22"/>
    <w:p w:rsidR="00EA4011" w:rsidRPr="00ED1143" w:rsidRDefault="00EA4011" w:rsidP="003D3B22">
      <w:pPr>
        <w:pStyle w:val="Heading1"/>
        <w:numPr>
          <w:numberingChange w:id="778" w:author="Graham Klyne" w:date="2013-07-18T09:00:00Z" w:original="%1:5:0:"/>
        </w:numPr>
        <w:spacing w:line="360" w:lineRule="auto"/>
        <w:rPr>
          <w:rFonts w:cs="Arial"/>
        </w:rPr>
      </w:pPr>
      <w:bookmarkStart w:id="779" w:name="_Toc361755204"/>
      <w:r w:rsidRPr="00ED1143">
        <w:rPr>
          <w:rFonts w:cs="Arial"/>
        </w:rPr>
        <w:t>Stability</w:t>
      </w:r>
      <w:r w:rsidR="00356F9A">
        <w:rPr>
          <w:rFonts w:cs="Arial"/>
        </w:rPr>
        <w:t>/</w:t>
      </w:r>
      <w:r w:rsidRPr="00ED1143">
        <w:rPr>
          <w:rFonts w:cs="Arial"/>
        </w:rPr>
        <w:t>Reliability Evaluation</w:t>
      </w:r>
      <w:bookmarkEnd w:id="779"/>
    </w:p>
    <w:p w:rsidR="00057C92" w:rsidRPr="00ED1143" w:rsidRDefault="00057C92" w:rsidP="0009146B">
      <w:pPr>
        <w:pStyle w:val="Heading2"/>
        <w:numPr>
          <w:numberingChange w:id="780" w:author="Graham Klyne" w:date="2013-07-18T09:00:00Z" w:original="%1:5:0:.%2:1:0:"/>
        </w:numPr>
      </w:pPr>
      <w:bookmarkStart w:id="781" w:name="_Toc361755205"/>
      <w:r w:rsidRPr="00ED1143">
        <w:t>Introduction</w:t>
      </w:r>
      <w:bookmarkEnd w:id="781"/>
    </w:p>
    <w:p w:rsidR="007E708E" w:rsidRPr="00ED1143" w:rsidRDefault="00FD7648" w:rsidP="003D3B22">
      <w:pPr>
        <w:ind w:left="360"/>
        <w:rPr>
          <w:rFonts w:cs="Arial"/>
          <w:shd w:val="clear" w:color="auto" w:fill="FFFFFF"/>
        </w:rPr>
      </w:pPr>
      <w:r w:rsidRPr="00ED1143">
        <w:rPr>
          <w:rFonts w:cs="Arial"/>
          <w:shd w:val="clear" w:color="auto" w:fill="FFFFFF"/>
        </w:rPr>
        <w:t xml:space="preserve">In Wf4Ever the </w:t>
      </w:r>
      <w:r w:rsidR="001B39BF" w:rsidRPr="00ED1143">
        <w:rPr>
          <w:rFonts w:cs="Arial"/>
          <w:shd w:val="clear" w:color="auto" w:fill="FFFFFF"/>
        </w:rPr>
        <w:t xml:space="preserve">stability and the </w:t>
      </w:r>
      <w:r w:rsidR="00215455" w:rsidRPr="00ED1143">
        <w:rPr>
          <w:rFonts w:cs="Arial"/>
          <w:shd w:val="clear" w:color="auto" w:fill="FFFFFF"/>
        </w:rPr>
        <w:t>reliability</w:t>
      </w:r>
      <w:r w:rsidR="001B39BF" w:rsidRPr="00ED1143">
        <w:rPr>
          <w:rFonts w:cs="Arial"/>
          <w:shd w:val="clear" w:color="auto" w:fill="FFFFFF"/>
        </w:rPr>
        <w:t xml:space="preserve"> </w:t>
      </w:r>
      <w:r w:rsidR="00215455" w:rsidRPr="00ED1143">
        <w:rPr>
          <w:rFonts w:cs="Arial"/>
          <w:shd w:val="clear" w:color="auto" w:fill="FFFFFF"/>
        </w:rPr>
        <w:t>assessments</w:t>
      </w:r>
      <w:r w:rsidR="001B39BF" w:rsidRPr="00ED1143">
        <w:rPr>
          <w:rFonts w:cs="Arial"/>
          <w:shd w:val="clear" w:color="auto" w:fill="FFFFFF"/>
        </w:rPr>
        <w:t xml:space="preserve"> </w:t>
      </w:r>
      <w:r w:rsidRPr="00ED1143">
        <w:rPr>
          <w:rFonts w:cs="Arial"/>
          <w:shd w:val="clear" w:color="auto" w:fill="FFFFFF"/>
        </w:rPr>
        <w:t>ha</w:t>
      </w:r>
      <w:r w:rsidR="00D57B65">
        <w:rPr>
          <w:rFonts w:cs="Arial"/>
          <w:shd w:val="clear" w:color="auto" w:fill="FFFFFF"/>
        </w:rPr>
        <w:t>ve</w:t>
      </w:r>
      <w:r w:rsidRPr="00ED1143">
        <w:rPr>
          <w:rFonts w:cs="Arial"/>
          <w:shd w:val="clear" w:color="auto" w:fill="FFFFFF"/>
        </w:rPr>
        <w:t xml:space="preserve"> been accomplished by implementing </w:t>
      </w:r>
      <w:r w:rsidR="001B39BF" w:rsidRPr="00ED1143">
        <w:rPr>
          <w:rFonts w:cs="Arial"/>
          <w:shd w:val="clear" w:color="auto" w:fill="FFFFFF"/>
        </w:rPr>
        <w:t xml:space="preserve">two </w:t>
      </w:r>
      <w:r w:rsidR="007E708E" w:rsidRPr="00ED1143">
        <w:rPr>
          <w:rFonts w:cs="Arial"/>
          <w:shd w:val="clear" w:color="auto" w:fill="FFFFFF"/>
        </w:rPr>
        <w:t xml:space="preserve">REST </w:t>
      </w:r>
      <w:r w:rsidR="001B39BF" w:rsidRPr="00ED1143">
        <w:rPr>
          <w:rFonts w:cs="Arial"/>
          <w:shd w:val="clear" w:color="auto" w:fill="FFFFFF"/>
        </w:rPr>
        <w:t xml:space="preserve">services which use the </w:t>
      </w:r>
      <w:r w:rsidR="00D57B65">
        <w:rPr>
          <w:rFonts w:cs="Arial"/>
          <w:shd w:val="clear" w:color="auto" w:fill="FFFFFF"/>
        </w:rPr>
        <w:t xml:space="preserve">information provided by the </w:t>
      </w:r>
      <w:r w:rsidR="001B39BF" w:rsidRPr="00ED1143">
        <w:rPr>
          <w:rFonts w:cs="Arial"/>
          <w:shd w:val="clear" w:color="auto" w:fill="FFFFFF"/>
        </w:rPr>
        <w:t xml:space="preserve">completeness </w:t>
      </w:r>
      <w:r w:rsidR="00215455" w:rsidRPr="00ED1143">
        <w:rPr>
          <w:rFonts w:cs="Arial"/>
          <w:shd w:val="clear" w:color="auto" w:fill="FFFFFF"/>
        </w:rPr>
        <w:t>assessment</w:t>
      </w:r>
      <w:r w:rsidR="00642280">
        <w:rPr>
          <w:rFonts w:cs="Arial"/>
          <w:shd w:val="clear" w:color="auto" w:fill="FFFFFF"/>
        </w:rPr>
        <w:t xml:space="preserve"> (explained in section 5.2)</w:t>
      </w:r>
      <w:r w:rsidR="001B39BF" w:rsidRPr="00ED1143">
        <w:rPr>
          <w:rFonts w:cs="Arial"/>
          <w:shd w:val="clear" w:color="auto" w:fill="FFFFFF"/>
        </w:rPr>
        <w:t xml:space="preserve"> </w:t>
      </w:r>
      <w:r w:rsidR="00642280">
        <w:rPr>
          <w:rFonts w:cs="Arial"/>
          <w:shd w:val="clear" w:color="auto" w:fill="FFFFFF"/>
        </w:rPr>
        <w:t>during</w:t>
      </w:r>
      <w:r w:rsidR="001B39BF" w:rsidRPr="00ED1143">
        <w:rPr>
          <w:rFonts w:cs="Arial"/>
          <w:shd w:val="clear" w:color="auto" w:fill="FFFFFF"/>
        </w:rPr>
        <w:t xml:space="preserve"> </w:t>
      </w:r>
      <w:ins w:id="782" w:author="Graham Klyne" w:date="2013-07-18T12:13:00Z">
        <w:r w:rsidR="001E6C8E">
          <w:rPr>
            <w:rFonts w:cs="Arial"/>
            <w:shd w:val="clear" w:color="auto" w:fill="FFFFFF"/>
          </w:rPr>
          <w:t>some</w:t>
        </w:r>
      </w:ins>
      <w:del w:id="783" w:author="Graham Klyne" w:date="2013-07-18T12:13:00Z">
        <w:r w:rsidR="001B39BF" w:rsidRPr="00ED1143" w:rsidDel="001E6C8E">
          <w:rPr>
            <w:rFonts w:cs="Arial"/>
            <w:shd w:val="clear" w:color="auto" w:fill="FFFFFF"/>
          </w:rPr>
          <w:delText>a</w:delText>
        </w:r>
      </w:del>
      <w:r w:rsidR="001B39BF" w:rsidRPr="00ED1143">
        <w:rPr>
          <w:rFonts w:cs="Arial"/>
          <w:shd w:val="clear" w:color="auto" w:fill="FFFFFF"/>
        </w:rPr>
        <w:t xml:space="preserve"> </w:t>
      </w:r>
      <w:del w:id="784" w:author="Graham Klyne" w:date="2013-07-18T12:12:00Z">
        <w:r w:rsidR="001B39BF" w:rsidRPr="00ED1143" w:rsidDel="001E6C8E">
          <w:rPr>
            <w:rFonts w:cs="Arial"/>
            <w:shd w:val="clear" w:color="auto" w:fill="FFFFFF"/>
          </w:rPr>
          <w:delText>concrete</w:delText>
        </w:r>
        <w:r w:rsidR="00642280" w:rsidDel="001E6C8E">
          <w:rPr>
            <w:rFonts w:cs="Arial"/>
            <w:shd w:val="clear" w:color="auto" w:fill="FFFFFF"/>
          </w:rPr>
          <w:delText xml:space="preserve"> </w:delText>
        </w:r>
      </w:del>
      <w:r w:rsidR="00642280">
        <w:rPr>
          <w:rFonts w:cs="Arial"/>
          <w:shd w:val="clear" w:color="auto" w:fill="FFFFFF"/>
        </w:rPr>
        <w:t>previous</w:t>
      </w:r>
      <w:r w:rsidR="001B39BF" w:rsidRPr="00ED1143">
        <w:rPr>
          <w:rFonts w:cs="Arial"/>
          <w:shd w:val="clear" w:color="auto" w:fill="FFFFFF"/>
        </w:rPr>
        <w:t xml:space="preserve"> period </w:t>
      </w:r>
      <w:del w:id="785" w:author="Graham Klyne" w:date="2013-07-18T12:13:00Z">
        <w:r w:rsidR="001B39BF" w:rsidRPr="00ED1143" w:rsidDel="001E6C8E">
          <w:rPr>
            <w:rFonts w:cs="Arial"/>
            <w:shd w:val="clear" w:color="auto" w:fill="FFFFFF"/>
          </w:rPr>
          <w:delText xml:space="preserve">of time </w:delText>
        </w:r>
      </w:del>
      <w:r w:rsidR="001B39BF" w:rsidRPr="00ED1143">
        <w:rPr>
          <w:rFonts w:cs="Arial"/>
          <w:shd w:val="clear" w:color="auto" w:fill="FFFFFF"/>
        </w:rPr>
        <w:t xml:space="preserve">of the RO lifetime. </w:t>
      </w:r>
      <w:r w:rsidR="007E708E" w:rsidRPr="00ED1143">
        <w:rPr>
          <w:rFonts w:cs="Arial"/>
          <w:shd w:val="clear" w:color="auto" w:fill="FFFFFF"/>
        </w:rPr>
        <w:t xml:space="preserve">This dynamic analysis has been adopted due to workflows (which are the executable resources of a RO) </w:t>
      </w:r>
      <w:del w:id="786" w:author="Graham Klyne" w:date="2013-07-18T12:14:00Z">
        <w:r w:rsidR="007E708E" w:rsidRPr="00ED1143" w:rsidDel="001E6C8E">
          <w:rPr>
            <w:rFonts w:cs="Arial"/>
            <w:shd w:val="clear" w:color="auto" w:fill="FFFFFF"/>
          </w:rPr>
          <w:delText xml:space="preserve">can </w:delText>
        </w:r>
      </w:del>
      <w:ins w:id="787" w:author="Graham Klyne" w:date="2013-07-18T12:14:00Z">
        <w:r w:rsidR="001E6C8E">
          <w:rPr>
            <w:rFonts w:cs="Arial"/>
            <w:shd w:val="clear" w:color="auto" w:fill="FFFFFF"/>
          </w:rPr>
          <w:t>that might</w:t>
        </w:r>
        <w:r w:rsidR="001E6C8E" w:rsidRPr="00ED1143">
          <w:rPr>
            <w:rFonts w:cs="Arial"/>
            <w:shd w:val="clear" w:color="auto" w:fill="FFFFFF"/>
          </w:rPr>
          <w:t xml:space="preserve"> </w:t>
        </w:r>
      </w:ins>
      <w:r w:rsidR="007E708E" w:rsidRPr="00ED1143">
        <w:rPr>
          <w:rFonts w:cs="Arial"/>
          <w:shd w:val="clear" w:color="auto" w:fill="FFFFFF"/>
        </w:rPr>
        <w:t xml:space="preserve">break </w:t>
      </w:r>
      <w:del w:id="788" w:author="Graham Klyne" w:date="2013-07-18T12:13:00Z">
        <w:r w:rsidR="007E708E" w:rsidRPr="00ED1143" w:rsidDel="001E6C8E">
          <w:rPr>
            <w:rFonts w:cs="Arial"/>
            <w:shd w:val="clear" w:color="auto" w:fill="FFFFFF"/>
          </w:rPr>
          <w:delText xml:space="preserve">throughout the time </w:delText>
        </w:r>
      </w:del>
      <w:r w:rsidR="00215455">
        <w:rPr>
          <w:rFonts w:cs="Arial"/>
          <w:shd w:val="clear" w:color="auto" w:fill="FFFFFF"/>
        </w:rPr>
        <w:t>unexpect</w:t>
      </w:r>
      <w:ins w:id="789" w:author="Graham Klyne" w:date="2013-07-18T12:14:00Z">
        <w:r w:rsidR="001E6C8E">
          <w:rPr>
            <w:rFonts w:cs="Arial"/>
            <w:shd w:val="clear" w:color="auto" w:fill="FFFFFF"/>
          </w:rPr>
          <w:t>ed</w:t>
        </w:r>
      </w:ins>
      <w:r w:rsidR="00215455">
        <w:rPr>
          <w:rFonts w:cs="Arial"/>
          <w:shd w:val="clear" w:color="auto" w:fill="FFFFFF"/>
        </w:rPr>
        <w:t>ly</w:t>
      </w:r>
      <w:ins w:id="790" w:author="Graham Klyne" w:date="2013-07-18T12:14:00Z">
        <w:r w:rsidR="001E6C8E">
          <w:rPr>
            <w:rFonts w:cs="Arial"/>
            <w:shd w:val="clear" w:color="auto" w:fill="FFFFFF"/>
          </w:rPr>
          <w:t xml:space="preserve"> at any time,</w:t>
        </w:r>
      </w:ins>
      <w:r w:rsidR="00642280">
        <w:rPr>
          <w:rFonts w:cs="Arial"/>
          <w:shd w:val="clear" w:color="auto" w:fill="FFFFFF"/>
        </w:rPr>
        <w:t xml:space="preserve"> and therefore taking into account </w:t>
      </w:r>
      <w:ins w:id="791" w:author="Graham Klyne" w:date="2013-07-18T12:14:00Z">
        <w:r w:rsidR="001E6C8E">
          <w:rPr>
            <w:rFonts w:cs="Arial"/>
            <w:shd w:val="clear" w:color="auto" w:fill="FFFFFF"/>
          </w:rPr>
          <w:t xml:space="preserve">changes that are not exposed by </w:t>
        </w:r>
      </w:ins>
      <w:del w:id="792" w:author="Graham Klyne" w:date="2013-07-18T12:14:00Z">
        <w:r w:rsidR="00642280" w:rsidDel="001E6C8E">
          <w:rPr>
            <w:rFonts w:cs="Arial"/>
            <w:shd w:val="clear" w:color="auto" w:fill="FFFFFF"/>
          </w:rPr>
          <w:delText xml:space="preserve">only </w:delText>
        </w:r>
      </w:del>
      <w:r w:rsidR="00642280">
        <w:rPr>
          <w:rFonts w:cs="Arial"/>
          <w:shd w:val="clear" w:color="auto" w:fill="FFFFFF"/>
        </w:rPr>
        <w:t>the static perspective</w:t>
      </w:r>
      <w:ins w:id="793" w:author="Graham Klyne" w:date="2013-07-18T12:14:00Z">
        <w:r w:rsidR="001E6C8E">
          <w:rPr>
            <w:rFonts w:cs="Arial"/>
            <w:shd w:val="clear" w:color="auto" w:fill="FFFFFF"/>
          </w:rPr>
          <w:t xml:space="preserve"> alone </w:t>
        </w:r>
      </w:ins>
      <w:del w:id="794" w:author="Graham Klyne" w:date="2013-07-18T12:15:00Z">
        <w:r w:rsidR="00642280" w:rsidDel="001E6C8E">
          <w:rPr>
            <w:rFonts w:cs="Arial"/>
            <w:shd w:val="clear" w:color="auto" w:fill="FFFFFF"/>
          </w:rPr>
          <w:delText xml:space="preserve">, </w:delText>
        </w:r>
      </w:del>
      <w:ins w:id="795" w:author="Graham Klyne" w:date="2013-07-18T12:15:00Z">
        <w:r w:rsidR="001E6C8E">
          <w:rPr>
            <w:rFonts w:cs="Arial"/>
            <w:shd w:val="clear" w:color="auto" w:fill="FFFFFF"/>
          </w:rPr>
          <w:t>(</w:t>
        </w:r>
      </w:ins>
      <w:r w:rsidR="00642280">
        <w:rPr>
          <w:rFonts w:cs="Arial"/>
          <w:shd w:val="clear" w:color="auto" w:fill="FFFFFF"/>
        </w:rPr>
        <w:t xml:space="preserve">i.e. the current RO state, </w:t>
      </w:r>
      <w:ins w:id="796" w:author="Graham Klyne" w:date="2013-07-18T12:16:00Z">
        <w:r w:rsidR="001E6C8E">
          <w:rPr>
            <w:rFonts w:cs="Arial"/>
            <w:shd w:val="clear" w:color="auto" w:fill="FFFFFF"/>
          </w:rPr>
          <w:t xml:space="preserve">which </w:t>
        </w:r>
      </w:ins>
      <w:r w:rsidR="00642280">
        <w:rPr>
          <w:rFonts w:cs="Arial"/>
          <w:shd w:val="clear" w:color="auto" w:fill="FFFFFF"/>
        </w:rPr>
        <w:t xml:space="preserve">would provide </w:t>
      </w:r>
      <w:del w:id="797" w:author="Graham Klyne" w:date="2013-07-18T12:15:00Z">
        <w:r w:rsidR="00642280" w:rsidDel="001E6C8E">
          <w:rPr>
            <w:rFonts w:cs="Arial"/>
            <w:shd w:val="clear" w:color="auto" w:fill="FFFFFF"/>
          </w:rPr>
          <w:delText>a bias</w:delText>
        </w:r>
      </w:del>
      <w:ins w:id="798" w:author="Graham Klyne" w:date="2013-07-18T12:15:00Z">
        <w:r w:rsidR="001E6C8E">
          <w:rPr>
            <w:rFonts w:cs="Arial"/>
            <w:shd w:val="clear" w:color="auto" w:fill="FFFFFF"/>
          </w:rPr>
          <w:t>an incomplete</w:t>
        </w:r>
      </w:ins>
      <w:r w:rsidR="00642280">
        <w:rPr>
          <w:rFonts w:cs="Arial"/>
          <w:shd w:val="clear" w:color="auto" w:fill="FFFFFF"/>
        </w:rPr>
        <w:t xml:space="preserve"> view of the </w:t>
      </w:r>
      <w:ins w:id="799" w:author="Graham Klyne" w:date="2013-07-18T12:16:00Z">
        <w:r w:rsidR="001E6C8E">
          <w:rPr>
            <w:rFonts w:cs="Arial"/>
            <w:shd w:val="clear" w:color="auto" w:fill="FFFFFF"/>
          </w:rPr>
          <w:t xml:space="preserve">usability of an </w:t>
        </w:r>
      </w:ins>
      <w:r w:rsidR="00642280">
        <w:rPr>
          <w:rFonts w:cs="Arial"/>
          <w:shd w:val="clear" w:color="auto" w:fill="FFFFFF"/>
        </w:rPr>
        <w:t>RO</w:t>
      </w:r>
      <w:ins w:id="800" w:author="Graham Klyne" w:date="2013-07-18T12:16:00Z">
        <w:r w:rsidR="001E6C8E">
          <w:rPr>
            <w:rFonts w:cs="Arial"/>
            <w:shd w:val="clear" w:color="auto" w:fill="FFFFFF"/>
          </w:rPr>
          <w:t xml:space="preserve"> over time)</w:t>
        </w:r>
      </w:ins>
      <w:r w:rsidR="007E708E" w:rsidRPr="00ED1143">
        <w:rPr>
          <w:rFonts w:cs="Arial"/>
          <w:shd w:val="clear" w:color="auto" w:fill="FFFFFF"/>
        </w:rPr>
        <w:t>. In [</w:t>
      </w:r>
      <w:r w:rsidR="00642280">
        <w:rPr>
          <w:rFonts w:cs="Arial"/>
          <w:shd w:val="clear" w:color="auto" w:fill="FFFFFF"/>
        </w:rPr>
        <w:t>z</w:t>
      </w:r>
      <w:r w:rsidR="007E708E" w:rsidRPr="00ED1143">
        <w:rPr>
          <w:rFonts w:cs="Arial"/>
          <w:shd w:val="clear" w:color="auto" w:fill="FFFFFF"/>
        </w:rPr>
        <w:t xml:space="preserve">hao’12] we saw that </w:t>
      </w:r>
      <w:del w:id="801" w:author="Graham Klyne" w:date="2013-07-18T12:16:00Z">
        <w:r w:rsidR="007E708E" w:rsidRPr="00ED1143" w:rsidDel="001E6C8E">
          <w:rPr>
            <w:rFonts w:cs="Arial"/>
            <w:shd w:val="clear" w:color="auto" w:fill="FFFFFF"/>
          </w:rPr>
          <w:delText xml:space="preserve">most </w:delText>
        </w:r>
        <w:r w:rsidR="00D57B65" w:rsidDel="001E6C8E">
          <w:rPr>
            <w:rFonts w:cs="Arial"/>
            <w:shd w:val="clear" w:color="auto" w:fill="FFFFFF"/>
          </w:rPr>
          <w:delText>of the times this</w:delText>
        </w:r>
      </w:del>
      <w:ins w:id="802" w:author="Graham Klyne" w:date="2013-07-18T12:16:00Z">
        <w:r w:rsidR="001E6C8E">
          <w:rPr>
            <w:rFonts w:cs="Arial"/>
            <w:shd w:val="clear" w:color="auto" w:fill="FFFFFF"/>
          </w:rPr>
          <w:t>a common cause of</w:t>
        </w:r>
      </w:ins>
      <w:r w:rsidR="00D57B65">
        <w:rPr>
          <w:rFonts w:cs="Arial"/>
          <w:shd w:val="clear" w:color="auto" w:fill="FFFFFF"/>
        </w:rPr>
        <w:t xml:space="preserve"> </w:t>
      </w:r>
      <w:r w:rsidR="007E708E" w:rsidRPr="00ED1143">
        <w:rPr>
          <w:rFonts w:cs="Arial"/>
          <w:shd w:val="clear" w:color="auto" w:fill="FFFFFF"/>
        </w:rPr>
        <w:t xml:space="preserve">decay is </w:t>
      </w:r>
      <w:del w:id="803" w:author="Graham Klyne" w:date="2013-07-18T12:17:00Z">
        <w:r w:rsidR="007E708E" w:rsidRPr="00ED1143" w:rsidDel="001E6C8E">
          <w:rPr>
            <w:rFonts w:cs="Arial"/>
            <w:shd w:val="clear" w:color="auto" w:fill="FFFFFF"/>
          </w:rPr>
          <w:delText xml:space="preserve">due to </w:delText>
        </w:r>
      </w:del>
      <w:r w:rsidR="007E708E" w:rsidRPr="00ED1143">
        <w:rPr>
          <w:rFonts w:cs="Arial"/>
          <w:shd w:val="clear" w:color="auto" w:fill="FFFFFF"/>
        </w:rPr>
        <w:t>the volatility of some of third party resources</w:t>
      </w:r>
      <w:ins w:id="804" w:author="Graham Klyne" w:date="2013-07-18T12:17:00Z">
        <w:r w:rsidR="001E6C8E">
          <w:rPr>
            <w:rFonts w:cs="Arial"/>
            <w:shd w:val="clear" w:color="auto" w:fill="FFFFFF"/>
          </w:rPr>
          <w:t>,</w:t>
        </w:r>
      </w:ins>
      <w:r w:rsidR="007E708E" w:rsidRPr="00ED1143">
        <w:rPr>
          <w:rFonts w:cs="Arial"/>
          <w:shd w:val="clear" w:color="auto" w:fill="FFFFFF"/>
        </w:rPr>
        <w:t xml:space="preserve"> which </w:t>
      </w:r>
      <w:del w:id="805" w:author="Graham Klyne" w:date="2013-07-18T12:17:00Z">
        <w:r w:rsidR="007E708E" w:rsidRPr="00ED1143" w:rsidDel="001E6C8E">
          <w:rPr>
            <w:rFonts w:cs="Arial"/>
            <w:shd w:val="clear" w:color="auto" w:fill="FFFFFF"/>
          </w:rPr>
          <w:delText xml:space="preserve">furthermore means that it </w:delText>
        </w:r>
      </w:del>
      <w:r w:rsidR="00594677" w:rsidRPr="00ED1143">
        <w:rPr>
          <w:rFonts w:cs="Arial"/>
          <w:shd w:val="clear" w:color="auto" w:fill="FFFFFF"/>
        </w:rPr>
        <w:t>cannot</w:t>
      </w:r>
      <w:r w:rsidR="007E708E" w:rsidRPr="00ED1143">
        <w:rPr>
          <w:rFonts w:cs="Arial"/>
          <w:shd w:val="clear" w:color="auto" w:fill="FFFFFF"/>
        </w:rPr>
        <w:t xml:space="preserve"> be controlled</w:t>
      </w:r>
      <w:r w:rsidR="001178F6">
        <w:rPr>
          <w:rFonts w:cs="Arial"/>
          <w:shd w:val="clear" w:color="auto" w:fill="FFFFFF"/>
        </w:rPr>
        <w:t xml:space="preserve"> or predicted</w:t>
      </w:r>
      <w:r w:rsidR="007E708E" w:rsidRPr="00ED1143">
        <w:rPr>
          <w:rFonts w:cs="Arial"/>
          <w:shd w:val="clear" w:color="auto" w:fill="FFFFFF"/>
        </w:rPr>
        <w:t xml:space="preserve"> locally and are not easy to </w:t>
      </w:r>
      <w:del w:id="806" w:author="Graham Klyne" w:date="2013-07-18T12:17:00Z">
        <w:r w:rsidR="007E708E" w:rsidRPr="00ED1143" w:rsidDel="001E6C8E">
          <w:rPr>
            <w:rFonts w:cs="Arial"/>
            <w:shd w:val="clear" w:color="auto" w:fill="FFFFFF"/>
          </w:rPr>
          <w:delText>recover</w:delText>
        </w:r>
      </w:del>
      <w:ins w:id="807" w:author="Graham Klyne" w:date="2013-07-18T12:17:00Z">
        <w:r w:rsidR="001E6C8E">
          <w:rPr>
            <w:rFonts w:cs="Arial"/>
            <w:shd w:val="clear" w:color="auto" w:fill="FFFFFF"/>
          </w:rPr>
          <w:t>repair</w:t>
        </w:r>
      </w:ins>
      <w:r w:rsidR="007E708E" w:rsidRPr="00ED1143">
        <w:rPr>
          <w:rFonts w:cs="Arial"/>
          <w:shd w:val="clear" w:color="auto" w:fill="FFFFFF"/>
        </w:rPr>
        <w:t xml:space="preserve">. </w:t>
      </w:r>
    </w:p>
    <w:p w:rsidR="00A72459" w:rsidRPr="00ED1143" w:rsidRDefault="00F87D32" w:rsidP="003D3B22">
      <w:pPr>
        <w:ind w:left="360"/>
        <w:rPr>
          <w:rFonts w:cs="Arial"/>
          <w:shd w:val="clear" w:color="auto" w:fill="FFFFFF"/>
        </w:rPr>
      </w:pPr>
      <w:del w:id="808" w:author="Graham Klyne" w:date="2013-07-18T12:18:00Z">
        <w:r w:rsidDel="001E6C8E">
          <w:rPr>
            <w:rFonts w:cs="Arial"/>
            <w:shd w:val="clear" w:color="auto" w:fill="FFFFFF"/>
          </w:rPr>
          <w:delText>Because of the above mentioned problem, t</w:delText>
        </w:r>
      </w:del>
      <w:ins w:id="809" w:author="Graham Klyne" w:date="2013-07-18T12:18:00Z">
        <w:r w:rsidR="001E6C8E">
          <w:rPr>
            <w:rFonts w:cs="Arial"/>
            <w:shd w:val="clear" w:color="auto" w:fill="FFFFFF"/>
          </w:rPr>
          <w:t>T</w:t>
        </w:r>
      </w:ins>
      <w:r w:rsidR="007E708E" w:rsidRPr="00ED1143">
        <w:rPr>
          <w:rFonts w:cs="Arial"/>
          <w:shd w:val="clear" w:color="auto" w:fill="FFFFFF"/>
        </w:rPr>
        <w:t xml:space="preserve">he stability and reliability metrics aim to keep track and measure the changes of the completeness </w:t>
      </w:r>
      <w:r w:rsidR="00215455" w:rsidRPr="00ED1143">
        <w:rPr>
          <w:rFonts w:cs="Arial"/>
          <w:shd w:val="clear" w:color="auto" w:fill="FFFFFF"/>
        </w:rPr>
        <w:t>assessment</w:t>
      </w:r>
      <w:r w:rsidR="007E708E" w:rsidRPr="00ED1143">
        <w:rPr>
          <w:rFonts w:cs="Arial"/>
          <w:shd w:val="clear" w:color="auto" w:fill="FFFFFF"/>
        </w:rPr>
        <w:t xml:space="preserve"> of a </w:t>
      </w:r>
      <w:r>
        <w:rPr>
          <w:rFonts w:cs="Arial"/>
          <w:shd w:val="clear" w:color="auto" w:fill="FFFFFF"/>
        </w:rPr>
        <w:t>RO</w:t>
      </w:r>
      <w:r w:rsidR="007E708E" w:rsidRPr="00ED1143">
        <w:rPr>
          <w:rFonts w:cs="Arial"/>
          <w:shd w:val="clear" w:color="auto" w:fill="FFFFFF"/>
        </w:rPr>
        <w:t xml:space="preserve"> through</w:t>
      </w:r>
      <w:del w:id="810" w:author="Graham Klyne" w:date="2013-07-18T12:19:00Z">
        <w:r w:rsidR="007E708E" w:rsidRPr="00ED1143" w:rsidDel="001E6C8E">
          <w:rPr>
            <w:rFonts w:cs="Arial"/>
            <w:shd w:val="clear" w:color="auto" w:fill="FFFFFF"/>
          </w:rPr>
          <w:delText>out the</w:delText>
        </w:r>
      </w:del>
      <w:r w:rsidR="007E708E" w:rsidRPr="00ED1143">
        <w:rPr>
          <w:rFonts w:cs="Arial"/>
          <w:shd w:val="clear" w:color="auto" w:fill="FFFFFF"/>
        </w:rPr>
        <w:t xml:space="preserve"> time. </w:t>
      </w:r>
      <w:r w:rsidR="00A72459" w:rsidRPr="00ED1143">
        <w:rPr>
          <w:rFonts w:cs="Arial"/>
          <w:shd w:val="clear" w:color="auto" w:fill="FFFFFF"/>
        </w:rPr>
        <w:t xml:space="preserve">Both try to </w:t>
      </w:r>
      <w:r w:rsidR="00215455" w:rsidRPr="00ED1143">
        <w:rPr>
          <w:rFonts w:cs="Arial"/>
          <w:shd w:val="clear" w:color="auto" w:fill="FFFFFF"/>
        </w:rPr>
        <w:t>establish</w:t>
      </w:r>
      <w:r w:rsidR="00A72459" w:rsidRPr="00ED1143">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ins w:id="811" w:author="Graham Klyne" w:date="2013-07-18T12:19:00Z">
        <w:r w:rsidR="001E6C8E">
          <w:rPr>
            <w:rFonts w:cs="Arial"/>
            <w:shd w:val="clear" w:color="auto" w:fill="FFFFFF"/>
          </w:rPr>
          <w:t>ning</w:t>
        </w:r>
      </w:ins>
      <w:r w:rsidR="00A72459" w:rsidRPr="00ED1143">
        <w:rPr>
          <w:rFonts w:cs="Arial"/>
          <w:shd w:val="clear" w:color="auto" w:fill="FFFFFF"/>
        </w:rPr>
        <w:t xml:space="preserve"> it). </w:t>
      </w:r>
      <w:del w:id="812" w:author="Graham Klyne" w:date="2013-07-18T12:19:00Z">
        <w:r w:rsidR="00CA20AE" w:rsidRPr="00ED1143" w:rsidDel="001E6C8E">
          <w:rPr>
            <w:rFonts w:cs="Arial"/>
            <w:shd w:val="clear" w:color="auto" w:fill="FFFFFF"/>
          </w:rPr>
          <w:delText>This is the reason why</w:delText>
        </w:r>
      </w:del>
      <w:ins w:id="813" w:author="Graham Klyne" w:date="2013-07-18T12:19:00Z">
        <w:r w:rsidR="001E6C8E">
          <w:rPr>
            <w:rFonts w:cs="Arial"/>
            <w:shd w:val="clear" w:color="auto" w:fill="FFFFFF"/>
          </w:rPr>
          <w:t>Thus,</w:t>
        </w:r>
      </w:ins>
      <w:r w:rsidR="00CA20AE" w:rsidRPr="00ED1143">
        <w:rPr>
          <w:rFonts w:cs="Arial"/>
          <w:shd w:val="clear" w:color="auto" w:fill="FFFFFF"/>
        </w:rPr>
        <w:t xml:space="preserve"> stability and reliability use</w:t>
      </w:r>
      <w:del w:id="814" w:author="Graham Klyne" w:date="2013-07-18T12:19:00Z">
        <w:r w:rsidR="00CA20AE" w:rsidRPr="00ED1143" w:rsidDel="001E6C8E">
          <w:rPr>
            <w:rFonts w:cs="Arial"/>
            <w:shd w:val="clear" w:color="auto" w:fill="FFFFFF"/>
          </w:rPr>
          <w:delText>s</w:delText>
        </w:r>
      </w:del>
      <w:r w:rsidR="00CA20AE" w:rsidRPr="00ED1143">
        <w:rPr>
          <w:rFonts w:cs="Arial"/>
          <w:shd w:val="clear" w:color="auto" w:fill="FFFFFF"/>
        </w:rPr>
        <w:t xml:space="preserve"> the completeness</w:t>
      </w:r>
      <w:ins w:id="815" w:author="Graham Klyne" w:date="2013-07-18T12:19:00Z">
        <w:r w:rsidR="001E6C8E">
          <w:rPr>
            <w:rFonts w:cs="Arial"/>
            <w:shd w:val="clear" w:color="auto" w:fill="FFFFFF"/>
          </w:rPr>
          <w:t xml:space="preserve"> assessment</w:t>
        </w:r>
      </w:ins>
      <w:r w:rsidR="00CA20AE" w:rsidRPr="00ED1143">
        <w:rPr>
          <w:rFonts w:cs="Arial"/>
          <w:shd w:val="clear" w:color="auto" w:fill="FFFFFF"/>
        </w:rPr>
        <w:t xml:space="preserve"> as </w:t>
      </w:r>
      <w:ins w:id="816" w:author="Graham Klyne" w:date="2013-07-18T12:20:00Z">
        <w:r w:rsidR="001E6C8E">
          <w:rPr>
            <w:rFonts w:cs="Arial"/>
            <w:shd w:val="clear" w:color="auto" w:fill="FFFFFF"/>
          </w:rPr>
          <w:t xml:space="preserve">a </w:t>
        </w:r>
      </w:ins>
      <w:del w:id="817" w:author="Graham Klyne" w:date="2013-07-18T12:20:00Z">
        <w:r w:rsidR="00CA20AE" w:rsidRPr="00ED1143" w:rsidDel="001E6C8E">
          <w:rPr>
            <w:rFonts w:cs="Arial"/>
            <w:shd w:val="clear" w:color="auto" w:fill="FFFFFF"/>
          </w:rPr>
          <w:delText xml:space="preserve">baseline </w:delText>
        </w:r>
      </w:del>
      <w:ins w:id="818" w:author="Graham Klyne" w:date="2013-07-18T12:20:00Z">
        <w:r w:rsidR="001E6C8E" w:rsidRPr="00ED1143">
          <w:rPr>
            <w:rFonts w:cs="Arial"/>
            <w:shd w:val="clear" w:color="auto" w:fill="FFFFFF"/>
          </w:rPr>
          <w:t>bas</w:t>
        </w:r>
        <w:r w:rsidR="001E6C8E">
          <w:rPr>
            <w:rFonts w:cs="Arial"/>
            <w:shd w:val="clear" w:color="auto" w:fill="FFFFFF"/>
          </w:rPr>
          <w:t>is,</w:t>
        </w:r>
        <w:r w:rsidR="001E6C8E" w:rsidRPr="00ED1143">
          <w:rPr>
            <w:rFonts w:cs="Arial"/>
            <w:shd w:val="clear" w:color="auto" w:fill="FFFFFF"/>
          </w:rPr>
          <w:t xml:space="preserve"> </w:t>
        </w:r>
      </w:ins>
      <w:del w:id="819" w:author="Graham Klyne" w:date="2013-07-18T12:20:00Z">
        <w:r w:rsidDel="001E6C8E">
          <w:rPr>
            <w:rFonts w:cs="Arial"/>
            <w:shd w:val="clear" w:color="auto" w:fill="FFFFFF"/>
          </w:rPr>
          <w:delText>because</w:delText>
        </w:r>
        <w:r w:rsidR="00CA20AE" w:rsidRPr="00ED1143" w:rsidDel="001E6C8E">
          <w:rPr>
            <w:rFonts w:cs="Arial"/>
            <w:shd w:val="clear" w:color="auto" w:fill="FFFFFF"/>
          </w:rPr>
          <w:delText xml:space="preserve"> </w:delText>
        </w:r>
      </w:del>
      <w:ins w:id="820" w:author="Graham Klyne" w:date="2013-07-18T12:20:00Z">
        <w:r w:rsidR="001E6C8E">
          <w:rPr>
            <w:rFonts w:cs="Arial"/>
            <w:shd w:val="clear" w:color="auto" w:fill="FFFFFF"/>
          </w:rPr>
          <w:t>as</w:t>
        </w:r>
        <w:r w:rsidR="001E6C8E" w:rsidRPr="00ED1143">
          <w:rPr>
            <w:rFonts w:cs="Arial"/>
            <w:shd w:val="clear" w:color="auto" w:fill="FFFFFF"/>
          </w:rPr>
          <w:t xml:space="preserve"> </w:t>
        </w:r>
      </w:ins>
      <w:r w:rsidR="00CA20AE" w:rsidRPr="00ED1143">
        <w:rPr>
          <w:rFonts w:cs="Arial"/>
          <w:shd w:val="clear" w:color="auto" w:fill="FFFFFF"/>
        </w:rPr>
        <w:t xml:space="preserve">it provides the definition of </w:t>
      </w:r>
      <w:del w:id="821" w:author="Graham Klyne" w:date="2013-07-18T12:21:00Z">
        <w:r w:rsidR="00CA20AE" w:rsidRPr="00ED1143" w:rsidDel="001E6C8E">
          <w:rPr>
            <w:rFonts w:cs="Arial"/>
            <w:shd w:val="clear" w:color="auto" w:fill="FFFFFF"/>
          </w:rPr>
          <w:delText>what exactly means correct behaviour</w:delText>
        </w:r>
      </w:del>
      <w:ins w:id="822" w:author="Graham Klyne" w:date="2013-07-18T12:21:00Z">
        <w:r w:rsidR="001E6C8E">
          <w:rPr>
            <w:rFonts w:cs="Arial"/>
            <w:shd w:val="clear" w:color="auto" w:fill="FFFFFF"/>
          </w:rPr>
          <w:t>current fitness-for-purpose</w:t>
        </w:r>
      </w:ins>
      <w:r w:rsidR="00CA20AE" w:rsidRPr="00ED1143">
        <w:rPr>
          <w:rFonts w:cs="Arial"/>
          <w:shd w:val="clear" w:color="auto" w:fill="FFFFFF"/>
        </w:rPr>
        <w:t xml:space="preserve"> of a</w:t>
      </w:r>
      <w:ins w:id="823" w:author="Graham Klyne" w:date="2013-07-18T12:21:00Z">
        <w:r w:rsidR="001E6C8E">
          <w:rPr>
            <w:rFonts w:cs="Arial"/>
            <w:shd w:val="clear" w:color="auto" w:fill="FFFFFF"/>
          </w:rPr>
          <w:t>n</w:t>
        </w:r>
      </w:ins>
      <w:r w:rsidR="00CA20AE" w:rsidRPr="00ED1143">
        <w:rPr>
          <w:rFonts w:cs="Arial"/>
          <w:shd w:val="clear" w:color="auto" w:fill="FFFFFF"/>
        </w:rPr>
        <w:t xml:space="preserve"> RO</w:t>
      </w:r>
      <w:ins w:id="824" w:author="Graham Klyne" w:date="2013-07-18T12:21:00Z">
        <w:r w:rsidR="001E6C8E">
          <w:rPr>
            <w:rFonts w:cs="Arial"/>
            <w:shd w:val="clear" w:color="auto" w:fill="FFFFFF"/>
          </w:rPr>
          <w:t>,</w:t>
        </w:r>
      </w:ins>
      <w:r w:rsidR="00CA20AE" w:rsidRPr="00ED1143">
        <w:rPr>
          <w:rFonts w:cs="Arial"/>
          <w:shd w:val="clear" w:color="auto" w:fill="FFFFFF"/>
        </w:rPr>
        <w:t xml:space="preserve"> </w:t>
      </w:r>
      <w:del w:id="825" w:author="Graham Klyne" w:date="2013-07-18T12:21:00Z">
        <w:r w:rsidR="00CA20AE" w:rsidRPr="00ED1143" w:rsidDel="001E6C8E">
          <w:rPr>
            <w:rFonts w:cs="Arial"/>
            <w:shd w:val="clear" w:color="auto" w:fill="FFFFFF"/>
          </w:rPr>
          <w:delText xml:space="preserve">which is </w:delText>
        </w:r>
      </w:del>
      <w:r w:rsidR="00CA20AE" w:rsidRPr="00ED1143">
        <w:rPr>
          <w:rFonts w:cs="Arial"/>
          <w:shd w:val="clear" w:color="auto" w:fill="FFFFFF"/>
        </w:rPr>
        <w:t xml:space="preserve">defined by </w:t>
      </w:r>
      <w:del w:id="826" w:author="Graham Klyne" w:date="2013-07-18T12:21:00Z">
        <w:r w:rsidR="00CA20AE" w:rsidRPr="00ED1143" w:rsidDel="001E6C8E">
          <w:rPr>
            <w:rFonts w:cs="Arial"/>
            <w:shd w:val="clear" w:color="auto" w:fill="FFFFFF"/>
          </w:rPr>
          <w:delText xml:space="preserve">the </w:delText>
        </w:r>
      </w:del>
      <w:ins w:id="827" w:author="Graham Klyne" w:date="2013-07-18T12:21:00Z">
        <w:r w:rsidR="001E6C8E">
          <w:rPr>
            <w:rFonts w:cs="Arial"/>
            <w:shd w:val="clear" w:color="auto" w:fill="FFFFFF"/>
          </w:rPr>
          <w:t>a</w:t>
        </w:r>
        <w:r w:rsidR="001E6C8E" w:rsidRPr="00ED1143">
          <w:rPr>
            <w:rFonts w:cs="Arial"/>
            <w:shd w:val="clear" w:color="auto" w:fill="FFFFFF"/>
          </w:rPr>
          <w:t xml:space="preserve"> </w:t>
        </w:r>
      </w:ins>
      <w:r w:rsidR="00CA20AE" w:rsidRPr="00ED1143">
        <w:rPr>
          <w:rFonts w:cs="Arial"/>
          <w:shd w:val="clear" w:color="auto" w:fill="FFFFFF"/>
        </w:rPr>
        <w:t xml:space="preserve">Minim Model and the set of requirements that it incorporates. </w:t>
      </w:r>
    </w:p>
    <w:p w:rsidR="00057C92" w:rsidRPr="00ED1143" w:rsidRDefault="00F87D32" w:rsidP="003D3B22">
      <w:pPr>
        <w:ind w:left="360"/>
        <w:rPr>
          <w:rFonts w:cs="Arial"/>
          <w:shd w:val="clear" w:color="auto" w:fill="FFFFFF"/>
        </w:rPr>
      </w:pPr>
      <w:r>
        <w:rPr>
          <w:rFonts w:cs="Arial"/>
          <w:shd w:val="clear" w:color="auto" w:fill="FFFFFF"/>
        </w:rPr>
        <w:t>While</w:t>
      </w:r>
      <w:r w:rsidR="00CA20AE" w:rsidRPr="00ED1143">
        <w:rPr>
          <w:rFonts w:cs="Arial"/>
          <w:shd w:val="clear" w:color="auto" w:fill="FFFFFF"/>
        </w:rPr>
        <w:t xml:space="preserve"> the completeness evaluation (introduced and explained in the previous section 4) </w:t>
      </w:r>
      <w:del w:id="828" w:author="Graham Klyne" w:date="2013-07-18T12:24:00Z">
        <w:r w:rsidR="00CA20AE" w:rsidRPr="00ED1143" w:rsidDel="00CF4B37">
          <w:rPr>
            <w:rFonts w:cs="Arial"/>
            <w:shd w:val="clear" w:color="auto" w:fill="FFFFFF"/>
          </w:rPr>
          <w:delText>allows identifying the different reason of</w:delText>
        </w:r>
      </w:del>
      <w:ins w:id="829" w:author="Graham Klyne" w:date="2013-07-18T12:24:00Z">
        <w:r w:rsidR="00CF4B37">
          <w:rPr>
            <w:rFonts w:cs="Arial"/>
            <w:shd w:val="clear" w:color="auto" w:fill="FFFFFF"/>
          </w:rPr>
          <w:t>provides detection of specific factors causing</w:t>
        </w:r>
      </w:ins>
      <w:r w:rsidR="00CA20AE" w:rsidRPr="00ED1143">
        <w:rPr>
          <w:rFonts w:cs="Arial"/>
          <w:shd w:val="clear" w:color="auto" w:fill="FFFFFF"/>
        </w:rPr>
        <w:t xml:space="preserve"> decay </w:t>
      </w:r>
      <w:ins w:id="830" w:author="Graham Klyne" w:date="2013-07-18T12:24:00Z">
        <w:r w:rsidR="00CF4B37">
          <w:rPr>
            <w:rFonts w:cs="Arial"/>
            <w:shd w:val="clear" w:color="auto" w:fill="FFFFFF"/>
          </w:rPr>
          <w:t>in an RO</w:t>
        </w:r>
      </w:ins>
      <w:del w:id="831" w:author="Graham Klyne" w:date="2013-07-18T12:24:00Z">
        <w:r w:rsidR="00CA20AE" w:rsidRPr="00ED1143" w:rsidDel="00CF4B37">
          <w:rPr>
            <w:rFonts w:cs="Arial"/>
            <w:shd w:val="clear" w:color="auto" w:fill="FFFFFF"/>
          </w:rPr>
          <w:delText>by running</w:delText>
        </w:r>
        <w:r w:rsidDel="00CF4B37">
          <w:rPr>
            <w:rFonts w:cs="Arial"/>
            <w:shd w:val="clear" w:color="auto" w:fill="FFFFFF"/>
          </w:rPr>
          <w:delText xml:space="preserve"> a checklist service</w:delText>
        </w:r>
        <w:r w:rsidR="00CA20AE" w:rsidRPr="00ED1143" w:rsidDel="00CF4B37">
          <w:rPr>
            <w:rFonts w:cs="Arial"/>
            <w:shd w:val="clear" w:color="auto" w:fill="FFFFFF"/>
          </w:rPr>
          <w:delText xml:space="preserve"> it against a </w:delText>
        </w:r>
        <w:r w:rsidDel="00CF4B37">
          <w:rPr>
            <w:rFonts w:cs="Arial"/>
            <w:shd w:val="clear" w:color="auto" w:fill="FFFFFF"/>
          </w:rPr>
          <w:delText>RO</w:delText>
        </w:r>
      </w:del>
      <w:r w:rsidR="00CA20AE" w:rsidRPr="00ED1143">
        <w:rPr>
          <w:rFonts w:cs="Arial"/>
          <w:shd w:val="clear" w:color="auto" w:fill="FFFFFF"/>
        </w:rPr>
        <w:t xml:space="preserve">, the stability and reliability </w:t>
      </w:r>
      <w:ins w:id="832" w:author="Graham Klyne" w:date="2013-07-18T12:25:00Z">
        <w:r w:rsidR="00CF4B37">
          <w:rPr>
            <w:rFonts w:cs="Arial"/>
            <w:shd w:val="clear" w:color="auto" w:fill="FFFFFF"/>
          </w:rPr>
          <w:t xml:space="preserve">evaluations </w:t>
        </w:r>
      </w:ins>
      <w:del w:id="833" w:author="Graham Klyne" w:date="2013-07-18T12:25:00Z">
        <w:r w:rsidR="00CA20AE" w:rsidRPr="00ED1143" w:rsidDel="00CF4B37">
          <w:rPr>
            <w:rFonts w:cs="Arial"/>
            <w:shd w:val="clear" w:color="auto" w:fill="FFFFFF"/>
          </w:rPr>
          <w:delText>add a new</w:delText>
        </w:r>
      </w:del>
      <w:ins w:id="834" w:author="Graham Klyne" w:date="2013-07-18T12:25:00Z">
        <w:r w:rsidR="00CF4B37">
          <w:rPr>
            <w:rFonts w:cs="Arial"/>
            <w:shd w:val="clear" w:color="auto" w:fill="FFFFFF"/>
          </w:rPr>
          <w:t>consider an additional</w:t>
        </w:r>
      </w:ins>
      <w:r w:rsidR="00CA20AE" w:rsidRPr="00ED1143">
        <w:rPr>
          <w:rFonts w:cs="Arial"/>
          <w:shd w:val="clear" w:color="auto" w:fill="FFFFFF"/>
        </w:rPr>
        <w:t xml:space="preserve"> </w:t>
      </w:r>
      <w:del w:id="835" w:author="Graham Klyne" w:date="2013-07-18T12:24:00Z">
        <w:r w:rsidR="00CA20AE" w:rsidRPr="00ED1143" w:rsidDel="00CF4B37">
          <w:rPr>
            <w:rFonts w:cs="Arial"/>
            <w:shd w:val="clear" w:color="auto" w:fill="FFFFFF"/>
          </w:rPr>
          <w:delText xml:space="preserve">parameter </w:delText>
        </w:r>
      </w:del>
      <w:ins w:id="836" w:author="Graham Klyne" w:date="2013-07-18T12:24:00Z">
        <w:r w:rsidR="00CF4B37">
          <w:rPr>
            <w:rFonts w:cs="Arial"/>
            <w:shd w:val="clear" w:color="auto" w:fill="FFFFFF"/>
          </w:rPr>
          <w:t>dimension</w:t>
        </w:r>
      </w:ins>
      <w:del w:id="837" w:author="Graham Klyne" w:date="2013-07-18T12:25:00Z">
        <w:r w:rsidR="00CA20AE" w:rsidRPr="00ED1143" w:rsidDel="00CF4B37">
          <w:rPr>
            <w:rFonts w:cs="Arial"/>
            <w:shd w:val="clear" w:color="auto" w:fill="FFFFFF"/>
          </w:rPr>
          <w:delText xml:space="preserve">to </w:delText>
        </w:r>
        <w:r w:rsidDel="00CF4B37">
          <w:rPr>
            <w:rFonts w:cs="Arial"/>
            <w:shd w:val="clear" w:color="auto" w:fill="FFFFFF"/>
          </w:rPr>
          <w:delText>be considered</w:delText>
        </w:r>
      </w:del>
      <w:r w:rsidR="00CA20AE" w:rsidRPr="00ED1143">
        <w:rPr>
          <w:rFonts w:cs="Arial"/>
          <w:shd w:val="clear" w:color="auto" w:fill="FFFFFF"/>
        </w:rPr>
        <w:t xml:space="preserve">, </w:t>
      </w:r>
      <w:ins w:id="838" w:author="Graham Klyne" w:date="2013-07-18T12:24:00Z">
        <w:r w:rsidR="00CF4B37">
          <w:rPr>
            <w:rFonts w:cs="Arial"/>
            <w:shd w:val="clear" w:color="auto" w:fill="FFFFFF"/>
          </w:rPr>
          <w:t>namely</w:t>
        </w:r>
      </w:ins>
      <w:del w:id="839" w:author="Graham Klyne" w:date="2013-07-18T12:24:00Z">
        <w:r w:rsidR="00CA20AE" w:rsidRPr="00ED1143" w:rsidDel="00CF4B37">
          <w:rPr>
            <w:rFonts w:cs="Arial"/>
            <w:shd w:val="clear" w:color="auto" w:fill="FFFFFF"/>
          </w:rPr>
          <w:delText>the</w:delText>
        </w:r>
      </w:del>
      <w:r w:rsidR="00CA20AE" w:rsidRPr="00ED1143">
        <w:rPr>
          <w:rFonts w:cs="Arial"/>
          <w:shd w:val="clear" w:color="auto" w:fill="FFFFFF"/>
        </w:rPr>
        <w:t xml:space="preserve"> time. </w:t>
      </w:r>
      <w:commentRangeStart w:id="840"/>
      <w:commentRangeStart w:id="841"/>
      <w:r w:rsidR="00CA20AE" w:rsidRPr="00ED1143">
        <w:rPr>
          <w:rFonts w:cs="Arial"/>
          <w:shd w:val="clear" w:color="auto" w:fill="FFFFFF"/>
        </w:rPr>
        <w:t xml:space="preserve">The inclusion of this new </w:t>
      </w:r>
      <w:del w:id="842" w:author="Graham Klyne" w:date="2013-07-18T12:25:00Z">
        <w:r w:rsidR="00CA20AE" w:rsidRPr="00ED1143" w:rsidDel="00CF4B37">
          <w:rPr>
            <w:rFonts w:cs="Arial"/>
            <w:shd w:val="clear" w:color="auto" w:fill="FFFFFF"/>
          </w:rPr>
          <w:delText xml:space="preserve">parameter </w:delText>
        </w:r>
      </w:del>
      <w:ins w:id="843" w:author="Graham Klyne" w:date="2013-07-18T12:25:00Z">
        <w:r w:rsidR="00CF4B37">
          <w:rPr>
            <w:rFonts w:cs="Arial"/>
            <w:shd w:val="clear" w:color="auto" w:fill="FFFFFF"/>
          </w:rPr>
          <w:t xml:space="preserve">factor </w:t>
        </w:r>
      </w:ins>
      <w:del w:id="844" w:author="Graham Klyne" w:date="2013-07-18T12:26:00Z">
        <w:r w:rsidR="00CA20AE" w:rsidRPr="00ED1143" w:rsidDel="00CF4B37">
          <w:rPr>
            <w:rFonts w:cs="Arial"/>
            <w:shd w:val="clear" w:color="auto" w:fill="FFFFFF"/>
          </w:rPr>
          <w:delText>allows developing</w:delText>
        </w:r>
      </w:del>
      <w:ins w:id="845" w:author="Graham Klyne" w:date="2013-07-18T12:26:00Z">
        <w:r w:rsidR="00CF4B37">
          <w:rPr>
            <w:rFonts w:cs="Arial"/>
            <w:shd w:val="clear" w:color="auto" w:fill="FFFFFF"/>
          </w:rPr>
          <w:t>leads to</w:t>
        </w:r>
      </w:ins>
      <w:r w:rsidR="00CA20AE" w:rsidRPr="00ED1143">
        <w:rPr>
          <w:rFonts w:cs="Arial"/>
          <w:shd w:val="clear" w:color="auto" w:fill="FFFFFF"/>
        </w:rPr>
        <w:t xml:space="preserve"> a new model which reflects how much the user should trust a Research Object for </w:t>
      </w:r>
      <w:del w:id="846" w:author="Graham Klyne" w:date="2013-07-18T12:26:00Z">
        <w:r w:rsidR="00CA20AE" w:rsidRPr="00ED1143" w:rsidDel="00CF4B37">
          <w:rPr>
            <w:rFonts w:cs="Arial"/>
            <w:shd w:val="clear" w:color="auto" w:fill="FFFFFF"/>
          </w:rPr>
          <w:delText xml:space="preserve">reusing </w:delText>
        </w:r>
      </w:del>
      <w:r w:rsidR="00CA20AE" w:rsidRPr="00ED1143">
        <w:rPr>
          <w:rFonts w:cs="Arial"/>
          <w:shd w:val="clear" w:color="auto" w:fill="FFFFFF"/>
        </w:rPr>
        <w:t>purposes</w:t>
      </w:r>
      <w:ins w:id="847" w:author="Graham Klyne" w:date="2013-07-18T12:26:00Z">
        <w:r w:rsidR="00CF4B37">
          <w:rPr>
            <w:rFonts w:cs="Arial"/>
            <w:shd w:val="clear" w:color="auto" w:fill="FFFFFF"/>
          </w:rPr>
          <w:t xml:space="preserve"> of re-use</w:t>
        </w:r>
      </w:ins>
      <w:r w:rsidR="00CA20AE" w:rsidRPr="00ED1143">
        <w:rPr>
          <w:rFonts w:cs="Arial"/>
          <w:shd w:val="clear" w:color="auto" w:fill="FFFFFF"/>
        </w:rPr>
        <w:t xml:space="preserve">. </w:t>
      </w:r>
      <w:del w:id="848" w:author="Graham Klyne" w:date="2013-07-18T12:26:00Z">
        <w:r w:rsidR="00CA20AE" w:rsidRPr="00ED1143" w:rsidDel="00CF4B37">
          <w:rPr>
            <w:rFonts w:cs="Arial"/>
            <w:shd w:val="clear" w:color="auto" w:fill="FFFFFF"/>
          </w:rPr>
          <w:delText>Therefore t</w:delText>
        </w:r>
      </w:del>
      <w:ins w:id="849" w:author="Graham Klyne" w:date="2013-07-18T12:26:00Z">
        <w:r w:rsidR="00CF4B37">
          <w:rPr>
            <w:rFonts w:cs="Arial"/>
            <w:shd w:val="clear" w:color="auto" w:fill="FFFFFF"/>
          </w:rPr>
          <w:t>T</w:t>
        </w:r>
      </w:ins>
      <w:r w:rsidR="00CA20AE" w:rsidRPr="00ED1143">
        <w:rPr>
          <w:rFonts w:cs="Arial"/>
          <w:shd w:val="clear" w:color="auto" w:fill="FFFFFF"/>
        </w:rPr>
        <w:t xml:space="preserve">he stability measures the </w:t>
      </w:r>
      <w:del w:id="850" w:author="Graham Klyne" w:date="2013-07-18T12:27:00Z">
        <w:r w:rsidR="00CA20AE" w:rsidRPr="00ED1143" w:rsidDel="00CF4B37">
          <w:rPr>
            <w:rFonts w:cs="Arial"/>
            <w:shd w:val="clear" w:color="auto" w:fill="FFFFFF"/>
          </w:rPr>
          <w:delText xml:space="preserve">ability </w:delText>
        </w:r>
      </w:del>
      <w:ins w:id="851" w:author="Graham Klyne" w:date="2013-07-18T12:27:00Z">
        <w:r w:rsidR="00CF4B37">
          <w:rPr>
            <w:rFonts w:cs="Arial"/>
            <w:shd w:val="clear" w:color="auto" w:fill="FFFFFF"/>
          </w:rPr>
          <w:t>tendency</w:t>
        </w:r>
        <w:r w:rsidR="00CF4B37" w:rsidRPr="00ED1143">
          <w:rPr>
            <w:rFonts w:cs="Arial"/>
            <w:shd w:val="clear" w:color="auto" w:fill="FFFFFF"/>
          </w:rPr>
          <w:t xml:space="preserve"> </w:t>
        </w:r>
      </w:ins>
      <w:r w:rsidR="00CA20AE" w:rsidRPr="00ED1143">
        <w:rPr>
          <w:rFonts w:cs="Arial"/>
          <w:shd w:val="clear" w:color="auto" w:fill="FFFFFF"/>
        </w:rPr>
        <w:t xml:space="preserve">of a workflow to </w:t>
      </w:r>
      <w:del w:id="852" w:author="Graham Klyne" w:date="2013-07-18T12:27:00Z">
        <w:r w:rsidR="00CA20AE" w:rsidRPr="00ED1143" w:rsidDel="00CF4B37">
          <w:rPr>
            <w:rFonts w:cs="Arial"/>
            <w:shd w:val="clear" w:color="auto" w:fill="FFFFFF"/>
          </w:rPr>
          <w:delText xml:space="preserve">preserve </w:delText>
        </w:r>
      </w:del>
      <w:ins w:id="853" w:author="Graham Klyne" w:date="2013-07-18T12:27:00Z">
        <w:r w:rsidR="00CF4B37">
          <w:rPr>
            <w:rFonts w:cs="Arial"/>
            <w:shd w:val="clear" w:color="auto" w:fill="FFFFFF"/>
          </w:rPr>
          <w:t>maintain</w:t>
        </w:r>
        <w:r w:rsidR="00CF4B37" w:rsidRPr="00ED1143">
          <w:rPr>
            <w:rFonts w:cs="Arial"/>
            <w:shd w:val="clear" w:color="auto" w:fill="FFFFFF"/>
          </w:rPr>
          <w:t xml:space="preserve"> </w:t>
        </w:r>
      </w:ins>
      <w:r w:rsidR="00CA20AE" w:rsidRPr="00ED1143">
        <w:rPr>
          <w:rFonts w:cs="Arial"/>
          <w:shd w:val="clear" w:color="auto" w:fill="FFFFFF"/>
        </w:rPr>
        <w:t xml:space="preserve">its </w:t>
      </w:r>
      <w:del w:id="854" w:author="Graham Klyne" w:date="2013-07-18T12:27:00Z">
        <w:r w:rsidR="00CA20AE" w:rsidRPr="00ED1143" w:rsidDel="00CF4B37">
          <w:rPr>
            <w:rFonts w:cs="Arial"/>
            <w:shd w:val="clear" w:color="auto" w:fill="FFFFFF"/>
          </w:rPr>
          <w:delText>completeness state</w:delText>
        </w:r>
      </w:del>
      <w:ins w:id="855" w:author="Graham Klyne" w:date="2013-07-18T12:27:00Z">
        <w:r w:rsidR="00CF4B37">
          <w:rPr>
            <w:rFonts w:cs="Arial"/>
            <w:shd w:val="clear" w:color="auto" w:fill="FFFFFF"/>
          </w:rPr>
          <w:t>status</w:t>
        </w:r>
      </w:ins>
      <w:r w:rsidR="00CA20AE" w:rsidRPr="00ED1143">
        <w:rPr>
          <w:rFonts w:cs="Arial"/>
          <w:shd w:val="clear" w:color="auto" w:fill="FFFFFF"/>
        </w:rPr>
        <w:t xml:space="preserve"> during the RO lifetime</w:t>
      </w:r>
      <w:ins w:id="856" w:author="Graham Klyne" w:date="2013-07-18T12:27:00Z">
        <w:r w:rsidR="00CF4B37">
          <w:rPr>
            <w:rFonts w:cs="Arial"/>
            <w:shd w:val="clear" w:color="auto" w:fill="FFFFFF"/>
          </w:rPr>
          <w:t>;</w:t>
        </w:r>
      </w:ins>
      <w:del w:id="857" w:author="Graham Klyne" w:date="2013-07-18T12:27:00Z">
        <w:r w:rsidDel="00CF4B37">
          <w:rPr>
            <w:rFonts w:cs="Arial"/>
            <w:shd w:val="clear" w:color="auto" w:fill="FFFFFF"/>
          </w:rPr>
          <w:delText>,</w:delText>
        </w:r>
      </w:del>
      <w:r>
        <w:rPr>
          <w:rFonts w:cs="Arial"/>
          <w:shd w:val="clear" w:color="auto" w:fill="FFFFFF"/>
        </w:rPr>
        <w:t xml:space="preserve"> </w:t>
      </w:r>
      <w:del w:id="858" w:author="Graham Klyne" w:date="2013-07-18T12:27:00Z">
        <w:r w:rsidR="00CA20AE" w:rsidRPr="00ED1143" w:rsidDel="00CF4B37">
          <w:rPr>
            <w:rFonts w:cs="Arial"/>
            <w:shd w:val="clear" w:color="auto" w:fill="FFFFFF"/>
          </w:rPr>
          <w:delText xml:space="preserve">and </w:delText>
        </w:r>
      </w:del>
      <w:r w:rsidR="00CA20AE" w:rsidRPr="00ED1143">
        <w:rPr>
          <w:rFonts w:cs="Arial"/>
          <w:shd w:val="clear" w:color="auto" w:fill="FFFFFF"/>
        </w:rPr>
        <w:t xml:space="preserve">extending </w:t>
      </w:r>
      <w:r>
        <w:rPr>
          <w:rFonts w:cs="Arial"/>
          <w:shd w:val="clear" w:color="auto" w:fill="FFFFFF"/>
        </w:rPr>
        <w:t xml:space="preserve">this </w:t>
      </w:r>
      <w:del w:id="859" w:author="Graham Klyne" w:date="2013-07-18T12:28:00Z">
        <w:r w:rsidDel="00CF4B37">
          <w:rPr>
            <w:rFonts w:cs="Arial"/>
            <w:shd w:val="clear" w:color="auto" w:fill="FFFFFF"/>
          </w:rPr>
          <w:delText>approach</w:delText>
        </w:r>
        <w:r w:rsidR="00CA20AE" w:rsidRPr="00ED1143" w:rsidDel="00CF4B37">
          <w:rPr>
            <w:rFonts w:cs="Arial"/>
            <w:shd w:val="clear" w:color="auto" w:fill="FFFFFF"/>
          </w:rPr>
          <w:delText xml:space="preserve"> </w:delText>
        </w:r>
      </w:del>
      <w:r w:rsidR="00CA20AE" w:rsidRPr="00ED1143">
        <w:rPr>
          <w:rFonts w:cs="Arial"/>
          <w:shd w:val="clear" w:color="auto" w:fill="FFFFFF"/>
        </w:rPr>
        <w:t xml:space="preserve">to </w:t>
      </w:r>
      <w:del w:id="860" w:author="Graham Klyne" w:date="2013-07-18T12:28:00Z">
        <w:r w:rsidR="00CA20AE" w:rsidRPr="00ED1143" w:rsidDel="00CF4B37">
          <w:rPr>
            <w:rFonts w:cs="Arial"/>
            <w:shd w:val="clear" w:color="auto" w:fill="FFFFFF"/>
          </w:rPr>
          <w:delText>include also</w:delText>
        </w:r>
      </w:del>
      <w:ins w:id="861" w:author="Graham Klyne" w:date="2013-07-18T12:28:00Z">
        <w:r w:rsidR="00CF4B37">
          <w:rPr>
            <w:rFonts w:cs="Arial"/>
            <w:shd w:val="clear" w:color="auto" w:fill="FFFFFF"/>
          </w:rPr>
          <w:t>incorporate</w:t>
        </w:r>
      </w:ins>
      <w:r w:rsidR="00CA20AE" w:rsidRPr="00ED1143">
        <w:rPr>
          <w:rFonts w:cs="Arial"/>
          <w:shd w:val="clear" w:color="auto" w:fill="FFFFFF"/>
        </w:rPr>
        <w:t xml:space="preserve"> the completeness </w:t>
      </w:r>
      <w:r w:rsidR="00215455" w:rsidRPr="00ED1143">
        <w:rPr>
          <w:rFonts w:cs="Arial"/>
          <w:shd w:val="clear" w:color="auto" w:fill="FFFFFF"/>
        </w:rPr>
        <w:t>assessment</w:t>
      </w:r>
      <w:r w:rsidR="00CA20AE" w:rsidRPr="00ED1143">
        <w:rPr>
          <w:rFonts w:cs="Arial"/>
          <w:shd w:val="clear" w:color="auto" w:fill="FFFFFF"/>
        </w:rPr>
        <w:t xml:space="preserve"> allows </w:t>
      </w:r>
      <w:del w:id="862" w:author="Graham Klyne" w:date="2013-07-18T12:28:00Z">
        <w:r w:rsidDel="00CF4B37">
          <w:rPr>
            <w:rFonts w:cs="Arial"/>
            <w:shd w:val="clear" w:color="auto" w:fill="FFFFFF"/>
          </w:rPr>
          <w:delText xml:space="preserve">the </w:delText>
        </w:r>
      </w:del>
      <w:r>
        <w:rPr>
          <w:rFonts w:cs="Arial"/>
          <w:shd w:val="clear" w:color="auto" w:fill="FFFFFF"/>
        </w:rPr>
        <w:t>computation of a RO’s</w:t>
      </w:r>
      <w:r w:rsidR="00CA20AE" w:rsidRPr="00ED1143">
        <w:rPr>
          <w:rFonts w:cs="Arial"/>
          <w:shd w:val="clear" w:color="auto" w:fill="FFFFFF"/>
        </w:rPr>
        <w:t xml:space="preserve"> reliability</w:t>
      </w:r>
      <w:r>
        <w:rPr>
          <w:rFonts w:cs="Arial"/>
          <w:shd w:val="clear" w:color="auto" w:fill="FFFFFF"/>
        </w:rPr>
        <w:t xml:space="preserve"> (including the workflow that contains)</w:t>
      </w:r>
      <w:r w:rsidR="00CA20AE" w:rsidRPr="00ED1143">
        <w:rPr>
          <w:rFonts w:cs="Arial"/>
          <w:shd w:val="clear" w:color="auto" w:fill="FFFFFF"/>
        </w:rPr>
        <w:t>.</w:t>
      </w:r>
      <w:commentRangeEnd w:id="840"/>
      <w:r w:rsidR="00CF4B37">
        <w:rPr>
          <w:rStyle w:val="CommentReference"/>
          <w:vanish/>
        </w:rPr>
        <w:commentReference w:id="840"/>
      </w:r>
      <w:commentRangeEnd w:id="841"/>
      <w:r w:rsidR="00CF4B37">
        <w:rPr>
          <w:rStyle w:val="CommentReference"/>
          <w:vanish/>
        </w:rPr>
        <w:commentReference w:id="841"/>
      </w:r>
      <w:del w:id="863" w:author="Graham Klyne" w:date="2013-07-18T12:28:00Z">
        <w:r w:rsidR="000604FD" w:rsidRPr="00ED1143" w:rsidDel="00CF4B37">
          <w:rPr>
            <w:rFonts w:cs="Arial"/>
            <w:shd w:val="clear" w:color="auto" w:fill="FFFFFF"/>
          </w:rPr>
          <w:delText xml:space="preserve"> </w:delText>
        </w:r>
      </w:del>
    </w:p>
    <w:p w:rsidR="00322866" w:rsidRDefault="000604FD" w:rsidP="003D3B22">
      <w:pPr>
        <w:ind w:left="360"/>
        <w:rPr>
          <w:rFonts w:cs="Arial"/>
          <w:shd w:val="clear" w:color="auto" w:fill="FFFFFF"/>
        </w:rPr>
      </w:pPr>
      <w:r w:rsidRPr="00ED1143">
        <w:rPr>
          <w:rFonts w:cs="Arial"/>
          <w:shd w:val="clear" w:color="auto" w:fill="FFFFFF"/>
        </w:rPr>
        <w:t xml:space="preserve">By reliability we measure the confidence </w:t>
      </w:r>
      <w:r w:rsidR="003F2CF5" w:rsidRPr="00ED1143">
        <w:rPr>
          <w:rFonts w:cs="Arial"/>
          <w:shd w:val="clear" w:color="auto" w:fill="FFFFFF"/>
        </w:rPr>
        <w:t>that the scientist can have on a</w:t>
      </w:r>
      <w:r w:rsidRPr="00ED1143">
        <w:rPr>
          <w:rFonts w:cs="Arial"/>
          <w:shd w:val="clear" w:color="auto" w:fill="FFFFFF"/>
        </w:rPr>
        <w:t xml:space="preserve"> particular workflow </w:t>
      </w:r>
      <w:r w:rsidR="003F2CF5" w:rsidRPr="00ED1143">
        <w:rPr>
          <w:rFonts w:cs="Arial"/>
          <w:shd w:val="clear" w:color="auto" w:fill="FFFFFF"/>
        </w:rPr>
        <w:t xml:space="preserve">for preserving its capabilities to be executed and produce the expected results. </w:t>
      </w:r>
      <w:r w:rsidR="00322866" w:rsidRPr="00322866">
        <w:rPr>
          <w:rFonts w:cs="Arial"/>
          <w:shd w:val="clear" w:color="auto" w:fill="FFFFFF"/>
        </w:rPr>
        <w:t>A reliable workﬂow is expected not only to be free</w:t>
      </w:r>
      <w:r w:rsidR="00322866">
        <w:rPr>
          <w:rFonts w:cs="Arial"/>
          <w:shd w:val="clear" w:color="auto" w:fill="FFFFFF"/>
        </w:rPr>
        <w:t xml:space="preserve"> </w:t>
      </w:r>
      <w:r w:rsidR="00322866" w:rsidRPr="00322866">
        <w:rPr>
          <w:rFonts w:cs="Arial"/>
          <w:shd w:val="clear" w:color="auto" w:fill="FFFFFF"/>
        </w:rPr>
        <w:t>of decay at the moment of being inspected but also in general throughout its life</w:t>
      </w:r>
      <w:r w:rsidR="00322866">
        <w:rPr>
          <w:rFonts w:cs="Arial"/>
          <w:shd w:val="clear" w:color="auto" w:fill="FFFFFF"/>
        </w:rPr>
        <w:t xml:space="preserve"> </w:t>
      </w:r>
      <w:r w:rsidR="00322866" w:rsidRPr="00322866">
        <w:rPr>
          <w:rFonts w:cs="Arial"/>
          <w:shd w:val="clear" w:color="auto" w:fill="FFFFFF"/>
        </w:rPr>
        <w:t>span. Consequently, in order to establish the reliability of a workﬂow it becomes</w:t>
      </w:r>
      <w:r w:rsidR="00322866">
        <w:rPr>
          <w:rFonts w:cs="Arial"/>
          <w:shd w:val="clear" w:color="auto" w:fill="FFFFFF"/>
        </w:rPr>
        <w:t xml:space="preserve"> </w:t>
      </w:r>
      <w:r w:rsidR="00322866" w:rsidRPr="00322866">
        <w:rPr>
          <w:rFonts w:cs="Arial"/>
          <w:shd w:val="clear" w:color="auto" w:fill="FFFFFF"/>
        </w:rPr>
        <w:t xml:space="preserve">necessary to assess to what extent it is </w:t>
      </w:r>
      <w:commentRangeStart w:id="864"/>
      <w:r w:rsidR="00322866" w:rsidRPr="00322866">
        <w:rPr>
          <w:rFonts w:cs="Arial"/>
          <w:shd w:val="clear" w:color="auto" w:fill="FFFFFF"/>
        </w:rPr>
        <w:t>complete with respect to a number</w:t>
      </w:r>
      <w:r w:rsidR="00322866">
        <w:rPr>
          <w:rFonts w:cs="Arial"/>
          <w:shd w:val="clear" w:color="auto" w:fill="FFFFFF"/>
        </w:rPr>
        <w:t xml:space="preserve"> </w:t>
      </w:r>
      <w:r w:rsidR="00322866" w:rsidRPr="00322866">
        <w:rPr>
          <w:rFonts w:cs="Arial"/>
          <w:shd w:val="clear" w:color="auto" w:fill="FFFFFF"/>
        </w:rPr>
        <w:t>of requirements and how stable it has been with respect to such requirements</w:t>
      </w:r>
      <w:r w:rsidR="00322866">
        <w:rPr>
          <w:rFonts w:cs="Arial"/>
          <w:shd w:val="clear" w:color="auto" w:fill="FFFFFF"/>
        </w:rPr>
        <w:t xml:space="preserve"> </w:t>
      </w:r>
      <w:r w:rsidR="00322866" w:rsidRPr="00322866">
        <w:rPr>
          <w:rFonts w:cs="Arial"/>
          <w:shd w:val="clear" w:color="auto" w:fill="FFFFFF"/>
        </w:rPr>
        <w:t>historically</w:t>
      </w:r>
      <w:commentRangeEnd w:id="864"/>
      <w:r w:rsidR="00AA7AF4">
        <w:rPr>
          <w:rStyle w:val="CommentReference"/>
          <w:vanish/>
        </w:rPr>
        <w:commentReference w:id="864"/>
      </w:r>
      <w:r w:rsidR="00322866" w:rsidRPr="00322866">
        <w:rPr>
          <w:rFonts w:cs="Arial"/>
          <w:shd w:val="clear" w:color="auto" w:fill="FFFFFF"/>
        </w:rPr>
        <w:t>.</w:t>
      </w:r>
      <w:r w:rsidR="00322866">
        <w:rPr>
          <w:rFonts w:cs="Arial"/>
          <w:shd w:val="clear" w:color="auto" w:fill="FFFFFF"/>
        </w:rPr>
        <w:t xml:space="preserve"> </w:t>
      </w:r>
      <w:r w:rsidR="005545A4">
        <w:rPr>
          <w:rFonts w:cs="Arial"/>
          <w:shd w:val="clear" w:color="auto" w:fill="FFFFFF"/>
        </w:rPr>
        <w:fldChar w:fldCharType="begin"/>
      </w:r>
      <w:r w:rsidR="00322866">
        <w:rPr>
          <w:rFonts w:cs="Arial"/>
          <w:shd w:val="clear" w:color="auto" w:fill="FFFFFF"/>
        </w:rPr>
        <w:instrText xml:space="preserve"> REF _Ref361753628 \h </w:instrText>
      </w:r>
      <w:r w:rsidR="005F4097" w:rsidRPr="005545A4">
        <w:rPr>
          <w:rFonts w:cs="Arial"/>
          <w:shd w:val="clear" w:color="auto" w:fill="FFFFFF"/>
        </w:rPr>
      </w:r>
      <w:r w:rsidR="005545A4">
        <w:rPr>
          <w:rFonts w:cs="Arial"/>
          <w:shd w:val="clear" w:color="auto" w:fill="FFFFFF"/>
        </w:rPr>
        <w:fldChar w:fldCharType="separate"/>
      </w:r>
      <w:r w:rsidR="00322866" w:rsidRPr="00ED1143">
        <w:t xml:space="preserve">Figure </w:t>
      </w:r>
      <w:r w:rsidR="00322866">
        <w:rPr>
          <w:noProof/>
        </w:rPr>
        <w:t>17</w:t>
      </w:r>
      <w:r w:rsidR="005545A4">
        <w:rPr>
          <w:rFonts w:cs="Arial"/>
          <w:shd w:val="clear" w:color="auto" w:fill="FFFFFF"/>
        </w:rPr>
        <w:fldChar w:fldCharType="end"/>
      </w:r>
      <w:r w:rsidR="00322866">
        <w:rPr>
          <w:rFonts w:cs="Arial"/>
          <w:shd w:val="clear" w:color="auto" w:fill="FFFFFF"/>
        </w:rPr>
        <w:t xml:space="preserve"> z</w:t>
      </w:r>
      <w:r w:rsidR="00322866" w:rsidRPr="00322866">
        <w:rPr>
          <w:rFonts w:cs="Arial"/>
          <w:shd w:val="clear" w:color="auto" w:fill="FFFFFF"/>
        </w:rPr>
        <w:t>ooms</w:t>
      </w:r>
      <w:r w:rsidR="00322866">
        <w:rPr>
          <w:rFonts w:cs="Arial"/>
          <w:shd w:val="clear" w:color="auto" w:fill="FFFFFF"/>
        </w:rPr>
        <w:t xml:space="preserve"> </w:t>
      </w:r>
      <w:r w:rsidR="00322866" w:rsidRPr="00322866">
        <w:rPr>
          <w:rFonts w:cs="Arial"/>
          <w:shd w:val="clear" w:color="auto" w:fill="FFFFFF"/>
        </w:rPr>
        <w:t xml:space="preserve">in the top of the pyramid </w:t>
      </w:r>
      <w:r w:rsidR="00322866">
        <w:rPr>
          <w:rFonts w:cs="Arial"/>
          <w:shd w:val="clear" w:color="auto" w:fill="FFFFFF"/>
        </w:rPr>
        <w:t xml:space="preserve">at </w:t>
      </w:r>
      <w:r w:rsidR="005545A4">
        <w:rPr>
          <w:rFonts w:cs="Arial"/>
          <w:shd w:val="clear" w:color="auto" w:fill="FFFFFF"/>
        </w:rPr>
        <w:fldChar w:fldCharType="begin"/>
      </w:r>
      <w:r w:rsidR="00322866">
        <w:rPr>
          <w:rFonts w:cs="Arial"/>
          <w:shd w:val="clear" w:color="auto" w:fill="FFFFFF"/>
        </w:rPr>
        <w:instrText xml:space="preserve"> REF _Ref361155528 \h </w:instrText>
      </w:r>
      <w:r w:rsidR="005F4097" w:rsidRPr="005545A4">
        <w:rPr>
          <w:rFonts w:cs="Arial"/>
          <w:shd w:val="clear" w:color="auto" w:fill="FFFFFF"/>
        </w:rPr>
      </w:r>
      <w:r w:rsidR="005545A4">
        <w:rPr>
          <w:rFonts w:cs="Arial"/>
          <w:shd w:val="clear" w:color="auto" w:fill="FFFFFF"/>
        </w:rPr>
        <w:fldChar w:fldCharType="separate"/>
      </w:r>
      <w:r w:rsidR="00322866" w:rsidRPr="00ED1143">
        <w:t xml:space="preserve">Figure </w:t>
      </w:r>
      <w:r w:rsidR="00322866">
        <w:rPr>
          <w:noProof/>
        </w:rPr>
        <w:t>8</w:t>
      </w:r>
      <w:r w:rsidR="005545A4">
        <w:rPr>
          <w:rFonts w:cs="Arial"/>
          <w:shd w:val="clear" w:color="auto" w:fill="FFFFFF"/>
        </w:rPr>
        <w:fldChar w:fldCharType="end"/>
      </w:r>
      <w:r w:rsidR="00322866" w:rsidRPr="00322866">
        <w:rPr>
          <w:rFonts w:cs="Arial"/>
          <w:shd w:val="clear" w:color="auto" w:fill="FFFFFF"/>
        </w:rPr>
        <w:t>, schematically depicting the reliability</w:t>
      </w:r>
      <w:r w:rsidR="00322866">
        <w:rPr>
          <w:rFonts w:cs="Arial"/>
          <w:shd w:val="clear" w:color="auto" w:fill="FFFFFF"/>
        </w:rPr>
        <w:t xml:space="preserve"> </w:t>
      </w:r>
      <w:r w:rsidR="00322866" w:rsidRPr="00322866">
        <w:rPr>
          <w:rFonts w:cs="Arial"/>
          <w:shd w:val="clear" w:color="auto" w:fill="FFFFFF"/>
        </w:rPr>
        <w:t>concept as a compound on top of completeness and stability along time.</w:t>
      </w:r>
    </w:p>
    <w:p w:rsidR="00322866" w:rsidRPr="00ED1143" w:rsidRDefault="00322866" w:rsidP="00322866">
      <w:pPr>
        <w:pStyle w:val="Normal1"/>
        <w:spacing w:line="360" w:lineRule="auto"/>
        <w:ind w:left="720" w:hanging="359"/>
        <w:rPr>
          <w:b/>
          <w:color w:val="auto"/>
          <w:lang w:val="en-US"/>
        </w:rPr>
      </w:pPr>
    </w:p>
    <w:p w:rsidR="00322866" w:rsidRPr="00ED1143" w:rsidRDefault="00322866" w:rsidP="00322866">
      <w:pPr>
        <w:pStyle w:val="Normal1"/>
        <w:spacing w:line="360" w:lineRule="auto"/>
        <w:ind w:left="720" w:hanging="359"/>
        <w:jc w:val="center"/>
        <w:rPr>
          <w:b/>
          <w:color w:val="auto"/>
          <w:lang w:val="en-US"/>
        </w:rPr>
      </w:pPr>
      <w:r w:rsidRPr="00ED1143">
        <w:rPr>
          <w:noProof/>
          <w:color w:val="auto"/>
          <w:lang w:val="en-US" w:eastAsia="en-US"/>
        </w:rPr>
        <w:drawing>
          <wp:inline distT="0" distB="0" distL="0" distR="0">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6389" cy="2657687"/>
                    </a:xfrm>
                    <a:prstGeom prst="rect">
                      <a:avLst/>
                    </a:prstGeom>
                  </pic:spPr>
                </pic:pic>
              </a:graphicData>
            </a:graphic>
          </wp:inline>
        </w:drawing>
      </w:r>
    </w:p>
    <w:p w:rsidR="00322866" w:rsidRPr="00ED1143" w:rsidRDefault="00322866" w:rsidP="00322866">
      <w:pPr>
        <w:pStyle w:val="Caption"/>
        <w:rPr>
          <w:b/>
          <w:lang w:val="en-US"/>
        </w:rPr>
      </w:pPr>
      <w:bookmarkStart w:id="865" w:name="_Ref361753628"/>
      <w:bookmarkStart w:id="866" w:name="_Ref361755165"/>
      <w:bookmarkStart w:id="867" w:name="_Toc361755231"/>
      <w:r w:rsidRPr="00ED1143">
        <w:t xml:space="preserve">Figure </w:t>
      </w:r>
      <w:r w:rsidR="005545A4" w:rsidRPr="00ED1143">
        <w:fldChar w:fldCharType="begin"/>
      </w:r>
      <w:r w:rsidRPr="00ED1143">
        <w:instrText xml:space="preserve"> SEQ Figure \* ARABIC </w:instrText>
      </w:r>
      <w:r w:rsidR="005545A4" w:rsidRPr="00ED1143">
        <w:fldChar w:fldCharType="separate"/>
      </w:r>
      <w:r>
        <w:rPr>
          <w:noProof/>
        </w:rPr>
        <w:t>17</w:t>
      </w:r>
      <w:r w:rsidR="005545A4" w:rsidRPr="00ED1143">
        <w:fldChar w:fldCharType="end"/>
      </w:r>
      <w:bookmarkEnd w:id="865"/>
      <w:r w:rsidRPr="00ED1143">
        <w:t xml:space="preserve"> Layered Components of Reliability Measurement</w:t>
      </w:r>
      <w:bookmarkStart w:id="868" w:name="_GoBack"/>
      <w:bookmarkEnd w:id="866"/>
      <w:bookmarkEnd w:id="867"/>
      <w:bookmarkEnd w:id="868"/>
    </w:p>
    <w:p w:rsidR="00322866" w:rsidRPr="00322866" w:rsidRDefault="00322866" w:rsidP="003D3B22">
      <w:pPr>
        <w:ind w:left="360"/>
        <w:rPr>
          <w:rFonts w:cs="Arial"/>
          <w:shd w:val="clear" w:color="auto" w:fill="FFFFFF"/>
          <w:lang w:val="en-US"/>
        </w:rPr>
      </w:pPr>
    </w:p>
    <w:p w:rsidR="000604FD" w:rsidRPr="00ED1143" w:rsidRDefault="003F2CF5" w:rsidP="003D3B22">
      <w:pPr>
        <w:ind w:left="360"/>
        <w:rPr>
          <w:rFonts w:cs="Arial"/>
          <w:shd w:val="clear" w:color="auto" w:fill="FFFFFF"/>
        </w:rPr>
      </w:pPr>
      <w:r w:rsidRPr="00ED1143">
        <w:rPr>
          <w:rFonts w:cs="Arial"/>
          <w:shd w:val="clear" w:color="auto" w:fill="FFFFFF"/>
        </w:rPr>
        <w:t xml:space="preserve">In the next </w:t>
      </w:r>
      <w:ins w:id="869" w:author="Graham Klyne" w:date="2013-07-18T12:33:00Z">
        <w:r w:rsidR="00AA7AF4">
          <w:rPr>
            <w:rFonts w:cs="Arial"/>
            <w:shd w:val="clear" w:color="auto" w:fill="FFFFFF"/>
          </w:rPr>
          <w:t xml:space="preserve">section </w:t>
        </w:r>
      </w:ins>
      <w:r w:rsidRPr="00ED1143">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ED1143" w:rsidRDefault="0097618C" w:rsidP="003D3B22">
      <w:pPr>
        <w:tabs>
          <w:tab w:val="left" w:pos="3345"/>
        </w:tabs>
        <w:ind w:left="360"/>
        <w:rPr>
          <w:lang w:val="en-US"/>
        </w:rPr>
      </w:pPr>
    </w:p>
    <w:p w:rsidR="0097618C" w:rsidRPr="00ED1143" w:rsidRDefault="0097618C" w:rsidP="0009146B">
      <w:pPr>
        <w:pStyle w:val="Heading2"/>
        <w:numPr>
          <w:numberingChange w:id="870" w:author="Graham Klyne" w:date="2013-07-18T09:00:00Z" w:original="%1:5:0:.%2:2:0:"/>
        </w:numPr>
      </w:pPr>
      <w:bookmarkStart w:id="871" w:name="_Toc361755206"/>
      <w:r w:rsidRPr="00ED1143">
        <w:t>Completeness Assessment</w:t>
      </w:r>
      <w:bookmarkEnd w:id="871"/>
    </w:p>
    <w:p w:rsidR="0097618C" w:rsidRPr="00ED1143" w:rsidRDefault="0097618C" w:rsidP="003D3B22">
      <w:pPr>
        <w:ind w:left="357"/>
        <w:rPr>
          <w:lang w:val="en-US"/>
        </w:rPr>
      </w:pPr>
      <w:r w:rsidRPr="00ED1143">
        <w:rPr>
          <w:lang w:val="en-US"/>
        </w:rPr>
        <w:t>The completeness dimension evaluate</w:t>
      </w:r>
      <w:r w:rsidR="009130D7" w:rsidRPr="00ED1143">
        <w:rPr>
          <w:lang w:val="en-US"/>
        </w:rPr>
        <w:t xml:space="preserve">s the extent to which a workﬂow </w:t>
      </w:r>
      <w:r w:rsidRPr="00ED1143">
        <w:rPr>
          <w:lang w:val="en-US"/>
        </w:rPr>
        <w:t>satisﬁes a number of requirements speciﬁed in the form of a checklist following the Minim OWL ontology. Such requirements can be of two main types: compulsory (must)</w:t>
      </w:r>
      <w:r w:rsidR="00486E1E" w:rsidRPr="00ED1143">
        <w:rPr>
          <w:lang w:val="en-US"/>
        </w:rPr>
        <w:t xml:space="preserve"> </w:t>
      </w:r>
      <w:r w:rsidRPr="00ED1143">
        <w:rPr>
          <w:lang w:val="en-US"/>
        </w:rPr>
        <w:t xml:space="preserve">or </w:t>
      </w:r>
      <w:del w:id="872" w:author="Graham Klyne" w:date="2013-07-18T12:34:00Z">
        <w:r w:rsidRPr="00ED1143" w:rsidDel="00AA7AF4">
          <w:rPr>
            <w:lang w:val="en-US"/>
          </w:rPr>
          <w:delText xml:space="preserve">recommendable </w:delText>
        </w:r>
      </w:del>
      <w:ins w:id="873" w:author="Graham Klyne" w:date="2013-07-18T12:34:00Z">
        <w:r w:rsidR="00AA7AF4" w:rsidRPr="00ED1143">
          <w:rPr>
            <w:lang w:val="en-US"/>
          </w:rPr>
          <w:t>recommend</w:t>
        </w:r>
        <w:r w:rsidR="00AA7AF4">
          <w:rPr>
            <w:lang w:val="en-US"/>
          </w:rPr>
          <w:t>ed</w:t>
        </w:r>
        <w:r w:rsidR="00AA7AF4" w:rsidRPr="00ED1143">
          <w:rPr>
            <w:lang w:val="en-US"/>
          </w:rPr>
          <w:t xml:space="preserve"> </w:t>
        </w:r>
      </w:ins>
      <w:r w:rsidRPr="00ED1143">
        <w:rPr>
          <w:lang w:val="en-US"/>
        </w:rPr>
        <w:t>(should). In order to be runnable and reproducible all the</w:t>
      </w:r>
      <w:r w:rsidR="00486E1E" w:rsidRPr="00ED1143">
        <w:rPr>
          <w:lang w:val="en-US"/>
        </w:rPr>
        <w:t xml:space="preserve"> </w:t>
      </w:r>
      <w:r w:rsidRPr="00ED1143">
        <w:rPr>
          <w:lang w:val="en-US"/>
        </w:rPr>
        <w:t>must requirements associated to a workﬂow need to be satisﬁed while should</w:t>
      </w:r>
      <w:r w:rsidR="00486E1E" w:rsidRPr="00ED1143">
        <w:rPr>
          <w:lang w:val="en-US"/>
        </w:rPr>
        <w:t xml:space="preserve"> </w:t>
      </w:r>
      <w:r w:rsidRPr="00ED1143">
        <w:rPr>
          <w:lang w:val="en-US"/>
        </w:rPr>
        <w:t xml:space="preserve">requirements </w:t>
      </w:r>
      <w:del w:id="874" w:author="Graham Klyne" w:date="2013-07-18T12:34:00Z">
        <w:r w:rsidRPr="00ED1143" w:rsidDel="00AA7AF4">
          <w:rPr>
            <w:lang w:val="en-US"/>
          </w:rPr>
          <w:delText xml:space="preserve">propose a more relaxed </w:delText>
        </w:r>
        <w:r w:rsidR="007619BF" w:rsidDel="00AA7AF4">
          <w:rPr>
            <w:lang w:val="en-US"/>
          </w:rPr>
          <w:delText>type</w:delText>
        </w:r>
        <w:r w:rsidRPr="00ED1143" w:rsidDel="00AA7AF4">
          <w:rPr>
            <w:lang w:val="en-US"/>
          </w:rPr>
          <w:delText xml:space="preserve"> of constraint</w:delText>
        </w:r>
      </w:del>
      <w:ins w:id="875" w:author="Graham Klyne" w:date="2013-07-18T12:34:00Z">
        <w:r w:rsidR="00AA7AF4">
          <w:rPr>
            <w:lang w:val="en-US"/>
          </w:rPr>
          <w:t>are ones whose non-satisfaction might suggest problems in some circumstances</w:t>
        </w:r>
      </w:ins>
      <w:r w:rsidRPr="00ED1143">
        <w:rPr>
          <w:lang w:val="en-US"/>
        </w:rPr>
        <w:t>. An example of the</w:t>
      </w:r>
      <w:r w:rsidR="00486E1E" w:rsidRPr="00ED1143">
        <w:rPr>
          <w:lang w:val="en-US"/>
        </w:rPr>
        <w:t xml:space="preserve"> </w:t>
      </w:r>
      <w:r w:rsidRPr="00ED1143">
        <w:rPr>
          <w:lang w:val="en-US"/>
        </w:rPr>
        <w:t>former is that all the web services invoked by the workﬂow be available and</w:t>
      </w:r>
      <w:r w:rsidR="00486E1E" w:rsidRPr="00ED1143">
        <w:rPr>
          <w:lang w:val="en-US"/>
        </w:rPr>
        <w:t xml:space="preserve"> </w:t>
      </w:r>
      <w:r w:rsidRPr="00ED1143">
        <w:rPr>
          <w:lang w:val="en-US"/>
        </w:rPr>
        <w:t>accessible (two of the main causes of workﬂow decay), while the presence of user</w:t>
      </w:r>
      <w:r w:rsidR="00486E1E" w:rsidRPr="00ED1143">
        <w:rPr>
          <w:lang w:val="en-US"/>
        </w:rPr>
        <w:t xml:space="preserve"> </w:t>
      </w:r>
      <w:r w:rsidRPr="00ED1143">
        <w:rPr>
          <w:lang w:val="en-US"/>
        </w:rPr>
        <w:t xml:space="preserve">annotations describing the experiment would illustrate the </w:t>
      </w:r>
      <w:r w:rsidR="007619BF">
        <w:rPr>
          <w:lang w:val="en-US"/>
        </w:rPr>
        <w:t>second case</w:t>
      </w:r>
      <w:r w:rsidRPr="00ED1143">
        <w:rPr>
          <w:lang w:val="en-US"/>
        </w:rPr>
        <w:t>.</w:t>
      </w:r>
      <w:r w:rsidR="00486E1E" w:rsidRPr="00ED1143">
        <w:rPr>
          <w:lang w:val="en-US"/>
        </w:rPr>
        <w:t xml:space="preserve"> </w:t>
      </w:r>
      <w:r w:rsidRPr="00ED1143">
        <w:rPr>
          <w:lang w:val="en-US"/>
        </w:rPr>
        <w:t>Since must requirements have a strong impact</w:t>
      </w:r>
      <w:r w:rsidR="00486E1E" w:rsidRPr="00ED1143">
        <w:rPr>
          <w:lang w:val="en-US"/>
        </w:rPr>
        <w:t xml:space="preserve"> in the quality</w:t>
      </w:r>
      <w:r w:rsidRPr="00ED1143">
        <w:rPr>
          <w:lang w:val="en-US"/>
        </w:rPr>
        <w:t xml:space="preserve"> we have deﬁned two thresholds: a) a lower bound β</w:t>
      </w:r>
      <w:r w:rsidRPr="00ED1143">
        <w:rPr>
          <w:vertAlign w:val="subscript"/>
          <w:lang w:val="en-US"/>
        </w:rPr>
        <w:t>l</w:t>
      </w:r>
      <w:r w:rsidRPr="00ED1143">
        <w:rPr>
          <w:lang w:val="en-US"/>
        </w:rPr>
        <w:t xml:space="preserve"> which establishes the maximum value that the completeness score can have in case it does not satisfy all must requirements, and b)</w:t>
      </w:r>
      <w:r w:rsidR="00486E1E" w:rsidRPr="00ED1143">
        <w:rPr>
          <w:lang w:val="en-US"/>
        </w:rPr>
        <w:t xml:space="preserve"> </w:t>
      </w:r>
      <w:r w:rsidRPr="00ED1143">
        <w:rPr>
          <w:lang w:val="en-US"/>
        </w:rPr>
        <w:t>an upper bound β</w:t>
      </w:r>
      <w:r w:rsidRPr="00ED1143">
        <w:rPr>
          <w:vertAlign w:val="subscript"/>
          <w:lang w:val="en-US"/>
        </w:rPr>
        <w:t>u</w:t>
      </w:r>
      <w:r w:rsidRPr="00ED1143">
        <w:rPr>
          <w:lang w:val="en-US"/>
        </w:rPr>
        <w:t xml:space="preserve"> which establishes the maximum value that the completeness</w:t>
      </w:r>
      <w:r w:rsidR="00486E1E" w:rsidRPr="00ED1143">
        <w:rPr>
          <w:lang w:val="en-US"/>
        </w:rPr>
        <w:t xml:space="preserve"> </w:t>
      </w:r>
      <w:r w:rsidRPr="00ED1143">
        <w:rPr>
          <w:lang w:val="en-US"/>
        </w:rPr>
        <w:t>score can have given that it satisﬁes all should and must requirements. Both β</w:t>
      </w:r>
      <w:r w:rsidRPr="00ED1143">
        <w:rPr>
          <w:vertAlign w:val="subscript"/>
          <w:lang w:val="en-US"/>
        </w:rPr>
        <w:t>l</w:t>
      </w:r>
      <w:r w:rsidR="00486E1E" w:rsidRPr="00ED1143">
        <w:rPr>
          <w:vertAlign w:val="subscript"/>
          <w:lang w:val="en-US"/>
        </w:rPr>
        <w:t xml:space="preserve"> </w:t>
      </w:r>
      <w:r w:rsidRPr="00ED1143">
        <w:rPr>
          <w:lang w:val="en-US"/>
        </w:rPr>
        <w:t>and β</w:t>
      </w:r>
      <w:r w:rsidRPr="00ED1143">
        <w:rPr>
          <w:vertAlign w:val="subscript"/>
          <w:lang w:val="en-US"/>
        </w:rPr>
        <w:t>u</w:t>
      </w:r>
      <w:r w:rsidRPr="00ED1143">
        <w:rPr>
          <w:lang w:val="en-US"/>
        </w:rPr>
        <w:t xml:space="preserve"> are parameterizable and can be conﬁgured on a case by case basis.</w:t>
      </w:r>
    </w:p>
    <w:p w:rsidR="0097618C" w:rsidRPr="00ED1143" w:rsidRDefault="0097618C" w:rsidP="003D3B22">
      <w:pPr>
        <w:ind w:left="357"/>
        <w:rPr>
          <w:lang w:val="en-US"/>
        </w:rPr>
      </w:pPr>
      <w:r w:rsidRPr="00ED1143">
        <w:rPr>
          <w:lang w:val="en-US"/>
        </w:rPr>
        <w:t>Therefore if at least a must requirement fails the completeness score is in the</w:t>
      </w:r>
      <w:r w:rsidR="00486E1E" w:rsidRPr="00ED1143">
        <w:rPr>
          <w:lang w:val="en-US"/>
        </w:rPr>
        <w:t xml:space="preserve"> </w:t>
      </w:r>
      <w:r w:rsidRPr="00ED1143">
        <w:rPr>
          <w:lang w:val="en-US"/>
        </w:rPr>
        <w:t>lower band [0</w:t>
      </w:r>
      <w:r w:rsidR="00486E1E" w:rsidRPr="00ED1143">
        <w:rPr>
          <w:lang w:val="en-US"/>
        </w:rPr>
        <w:t>-</w:t>
      </w:r>
      <w:r w:rsidRPr="00ED1143">
        <w:rPr>
          <w:lang w:val="en-US"/>
        </w:rPr>
        <w:t>β</w:t>
      </w:r>
      <w:r w:rsidRPr="00ED1143">
        <w:rPr>
          <w:vertAlign w:val="subscript"/>
          <w:lang w:val="en-US"/>
        </w:rPr>
        <w:t>l</w:t>
      </w:r>
      <w:r w:rsidRPr="00ED1143">
        <w:rPr>
          <w:lang w:val="en-US"/>
        </w:rPr>
        <w:t>] and otherwise in the upper band [</w:t>
      </w:r>
      <w:r w:rsidR="00486E1E" w:rsidRPr="00ED1143">
        <w:rPr>
          <w:lang w:val="en-US"/>
        </w:rPr>
        <w:t>β</w:t>
      </w:r>
      <w:r w:rsidR="00486E1E" w:rsidRPr="00ED1143">
        <w:rPr>
          <w:vertAlign w:val="subscript"/>
          <w:lang w:val="en-US"/>
        </w:rPr>
        <w:t>l</w:t>
      </w:r>
      <w:r w:rsidR="00486E1E" w:rsidRPr="00ED1143">
        <w:rPr>
          <w:lang w:val="en-US"/>
        </w:rPr>
        <w:t xml:space="preserve"> - </w:t>
      </w:r>
      <w:r w:rsidRPr="00ED1143">
        <w:rPr>
          <w:lang w:val="en-US"/>
        </w:rPr>
        <w:t>β</w:t>
      </w:r>
      <w:r w:rsidRPr="00ED1143">
        <w:rPr>
          <w:vertAlign w:val="subscript"/>
          <w:lang w:val="en-US"/>
        </w:rPr>
        <w:t>u</w:t>
      </w:r>
      <w:r w:rsidRPr="00ED1143">
        <w:rPr>
          <w:lang w:val="en-US"/>
        </w:rPr>
        <w:t>]. Once identiﬁed the</w:t>
      </w:r>
      <w:r w:rsidR="00486E1E" w:rsidRPr="00ED1143">
        <w:rPr>
          <w:lang w:val="en-US"/>
        </w:rPr>
        <w:t xml:space="preserve"> </w:t>
      </w:r>
      <w:r w:rsidRPr="00ED1143">
        <w:rPr>
          <w:lang w:val="en-US"/>
        </w:rPr>
        <w:t>band, we deﬁne a normalized value of the completeness score as:</w:t>
      </w:r>
    </w:p>
    <w:p w:rsidR="00486E1E" w:rsidRDefault="00486E1E" w:rsidP="003D3B22">
      <w:pPr>
        <w:ind w:left="357"/>
        <w:jc w:val="center"/>
        <w:rPr>
          <w:lang w:val="en-US"/>
        </w:rPr>
      </w:pPr>
      <w:r w:rsidRPr="00ED1143">
        <w:rPr>
          <w:noProof/>
          <w:lang w:val="en-US" w:eastAsia="en-US"/>
        </w:rPr>
        <w:drawing>
          <wp:inline distT="0" distB="0" distL="0" distR="0">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Default="00B22753" w:rsidP="00B22753">
      <w:pPr>
        <w:pStyle w:val="Caption"/>
        <w:rPr>
          <w:lang w:val="en-US"/>
        </w:rPr>
      </w:pPr>
      <w:bookmarkStart w:id="876" w:name="_Ref361754156"/>
      <w:bookmarkStart w:id="877" w:name="_Ref361754153"/>
      <w:r>
        <w:t xml:space="preserve">Formula </w:t>
      </w:r>
      <w:r w:rsidR="005545A4">
        <w:fldChar w:fldCharType="begin"/>
      </w:r>
      <w:r>
        <w:instrText xml:space="preserve"> SEQ Formula \* ARABIC </w:instrText>
      </w:r>
      <w:r w:rsidR="005545A4">
        <w:fldChar w:fldCharType="separate"/>
      </w:r>
      <w:r w:rsidR="00322866">
        <w:rPr>
          <w:noProof/>
        </w:rPr>
        <w:t>1</w:t>
      </w:r>
      <w:r w:rsidR="005545A4">
        <w:fldChar w:fldCharType="end"/>
      </w:r>
      <w:bookmarkEnd w:id="876"/>
      <w:r>
        <w:t xml:space="preserve"> Completeness score</w:t>
      </w:r>
      <w:bookmarkEnd w:id="877"/>
    </w:p>
    <w:p w:rsidR="00486E1E" w:rsidRPr="00ED1143" w:rsidRDefault="0097618C" w:rsidP="003D3B22">
      <w:pPr>
        <w:ind w:left="357"/>
        <w:rPr>
          <w:lang w:val="en-US"/>
        </w:rPr>
      </w:pPr>
      <w:r w:rsidRPr="00ED1143">
        <w:rPr>
          <w:lang w:val="en-US"/>
        </w:rPr>
        <w:t>where t is the point in time considered, RO the research object that contains</w:t>
      </w:r>
      <w:r w:rsidR="00486E1E" w:rsidRPr="00ED1143">
        <w:rPr>
          <w:lang w:val="en-US"/>
        </w:rPr>
        <w:t xml:space="preserve"> </w:t>
      </w:r>
      <w:r w:rsidRPr="00ED1143">
        <w:rPr>
          <w:lang w:val="en-US"/>
        </w:rPr>
        <w:t>the workﬂow being evaluated, requirements the speciﬁc set of requirements</w:t>
      </w:r>
      <w:r w:rsidR="00486E1E" w:rsidRPr="00ED1143">
        <w:rPr>
          <w:lang w:val="en-US"/>
        </w:rPr>
        <w:t xml:space="preserve"> </w:t>
      </w:r>
      <w:r w:rsidRPr="00ED1143">
        <w:rPr>
          <w:lang w:val="en-US"/>
        </w:rPr>
        <w:t xml:space="preserve">deﬁned within the </w:t>
      </w:r>
      <w:r w:rsidR="00486E1E" w:rsidRPr="00ED1143">
        <w:rPr>
          <w:lang w:val="en-US"/>
        </w:rPr>
        <w:t>RO for a speciﬁc purpose, type</w:t>
      </w:r>
      <w:r w:rsidR="00F02F58" w:rsidRPr="00ED1143">
        <w:rPr>
          <w:lang w:val="en-US"/>
        </w:rPr>
        <w:t xml:space="preserve"> </w:t>
      </w:r>
      <m:oMath>
        <m:r>
          <w:rPr>
            <w:rFonts w:ascii="Menlo Regular" w:hAnsi="Menlo Regular" w:cs="Menlo Regular"/>
            <w:lang w:val="en-US"/>
          </w:rPr>
          <m:t>∈</m:t>
        </m:r>
      </m:oMath>
      <w:r w:rsidR="00486E1E" w:rsidRPr="00ED1143">
        <w:rPr>
          <w:lang w:val="en-US"/>
        </w:rPr>
        <w:t xml:space="preserve"> {</w:t>
      </w:r>
      <w:r w:rsidRPr="00ED1143">
        <w:rPr>
          <w:lang w:val="en-US"/>
        </w:rPr>
        <w:t>must, should</w:t>
      </w:r>
      <w:r w:rsidR="00486E1E" w:rsidRPr="00ED1143">
        <w:rPr>
          <w:lang w:val="en-US"/>
        </w:rPr>
        <w:t>}</w:t>
      </w:r>
      <w:r w:rsidRPr="00ED1143">
        <w:rPr>
          <w:lang w:val="en-US"/>
        </w:rPr>
        <w:t xml:space="preserve"> the category</w:t>
      </w:r>
      <w:r w:rsidR="00486E1E" w:rsidRPr="00ED1143">
        <w:rPr>
          <w:lang w:val="en-US"/>
        </w:rPr>
        <w:t xml:space="preserve"> </w:t>
      </w:r>
      <w:r w:rsidRPr="00ED1143">
        <w:rPr>
          <w:lang w:val="en-US"/>
        </w:rPr>
        <w:t xml:space="preserve">of the requirement, α </w:t>
      </w:r>
      <m:oMath>
        <m:r>
          <w:rPr>
            <w:rFonts w:ascii="Menlo Regular" w:hAnsi="Menlo Regular" w:cs="Menlo Regular"/>
            <w:lang w:val="en-US"/>
          </w:rPr>
          <m:t>∈</m:t>
        </m:r>
      </m:oMath>
      <w:r w:rsidR="00F02F58" w:rsidRPr="00ED1143">
        <w:rPr>
          <w:lang w:val="en-US"/>
        </w:rPr>
        <w:t xml:space="preserve"> </w:t>
      </w:r>
      <w:r w:rsidRPr="00ED1143">
        <w:rPr>
          <w:lang w:val="en-US"/>
        </w:rPr>
        <w:t>[0,1] is a control value to weight the di</w:t>
      </w:r>
      <w:r w:rsidRPr="00ED1143">
        <w:rPr>
          <w:rFonts w:ascii="Cambria Math" w:hAnsi="Cambria Math" w:cs="Cambria Math"/>
          <w:lang w:val="en-US"/>
        </w:rPr>
        <w:t>ﬀ</w:t>
      </w:r>
      <w:r w:rsidRPr="00ED1143">
        <w:rPr>
          <w:lang w:val="en-US"/>
        </w:rPr>
        <w:t>erent types of</w:t>
      </w:r>
      <w:r w:rsidR="00486E1E" w:rsidRPr="00ED1143">
        <w:rPr>
          <w:lang w:val="en-US"/>
        </w:rPr>
        <w:t xml:space="preserve"> </w:t>
      </w:r>
      <w:r w:rsidRPr="00ED1143">
        <w:rPr>
          <w:lang w:val="en-US"/>
        </w:rPr>
        <w:t>requirements, nSReq the number of satisﬁed requirements, and nReq the total</w:t>
      </w:r>
      <w:r w:rsidR="00486E1E" w:rsidRPr="00ED1143">
        <w:rPr>
          <w:lang w:val="en-US"/>
        </w:rPr>
        <w:t xml:space="preserve"> </w:t>
      </w:r>
      <w:r w:rsidRPr="00ED1143">
        <w:rPr>
          <w:lang w:val="en-US"/>
        </w:rPr>
        <w:t xml:space="preserve">number of requirements for the speciﬁed type. </w:t>
      </w:r>
    </w:p>
    <w:p w:rsidR="0097618C" w:rsidRPr="00ED1143" w:rsidRDefault="0097618C" w:rsidP="003D3B22">
      <w:pPr>
        <w:ind w:left="357"/>
        <w:rPr>
          <w:lang w:val="en-US"/>
        </w:rPr>
      </w:pPr>
    </w:p>
    <w:p w:rsidR="00FB757E" w:rsidRPr="00ED1143" w:rsidRDefault="00FB757E" w:rsidP="0009146B">
      <w:pPr>
        <w:pStyle w:val="Heading2"/>
        <w:numPr>
          <w:numberingChange w:id="878" w:author="Graham Klyne" w:date="2013-07-18T09:00:00Z" w:original="%1:5:0:.%2:3:0:"/>
        </w:numPr>
      </w:pPr>
      <w:bookmarkStart w:id="879" w:name="_Toc361755207"/>
      <w:r w:rsidRPr="00ED1143">
        <w:t>Stability Assessment</w:t>
      </w:r>
      <w:bookmarkEnd w:id="879"/>
    </w:p>
    <w:p w:rsidR="00B22753" w:rsidRPr="00ED1143" w:rsidRDefault="00F02F58" w:rsidP="00B22753">
      <w:pPr>
        <w:ind w:left="360"/>
      </w:pPr>
      <w:r w:rsidRPr="00ED1143">
        <w:t xml:space="preserve">The stability measures the ability of a workﬂow to preserve its properties through time. The evaluation of this dimension provides the needed information to scientists </w:t>
      </w:r>
      <w:r w:rsidR="007619BF">
        <w:t xml:space="preserve">and end users </w:t>
      </w:r>
      <w:r w:rsidRPr="00ED1143">
        <w:t>in order to know how stable the workﬂow has been in the past in terms of completeness ﬂuctuation and therefore to gain some insight as to how predictable its behavior can be in the near future. We deﬁne the stability score as follows:</w:t>
      </w:r>
    </w:p>
    <w:p w:rsidR="00F02F58" w:rsidRDefault="00F02F58" w:rsidP="00B22753">
      <w:pPr>
        <w:pStyle w:val="Caption"/>
      </w:pPr>
      <w:r w:rsidRPr="00ED1143">
        <w:rPr>
          <w:noProof/>
          <w:lang w:val="en-US" w:eastAsia="en-US"/>
        </w:rPr>
        <w:drawing>
          <wp:inline distT="0" distB="0" distL="0" distR="0">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B22753" w:rsidRDefault="00B22753" w:rsidP="00B22753">
      <w:pPr>
        <w:pStyle w:val="Caption"/>
      </w:pPr>
      <w:bookmarkStart w:id="880" w:name="_Ref361754673"/>
      <w:r>
        <w:t xml:space="preserve">Formula </w:t>
      </w:r>
      <w:r w:rsidR="005545A4">
        <w:fldChar w:fldCharType="begin"/>
      </w:r>
      <w:r>
        <w:instrText xml:space="preserve"> SEQ Formula \* ARABIC </w:instrText>
      </w:r>
      <w:r w:rsidR="005545A4">
        <w:fldChar w:fldCharType="separate"/>
      </w:r>
      <w:r w:rsidR="00322866">
        <w:rPr>
          <w:noProof/>
        </w:rPr>
        <w:t>2</w:t>
      </w:r>
      <w:r w:rsidR="005545A4">
        <w:fldChar w:fldCharType="end"/>
      </w:r>
      <w:bookmarkEnd w:id="880"/>
      <w:r>
        <w:t xml:space="preserve"> Stability score</w:t>
      </w:r>
    </w:p>
    <w:p w:rsidR="00B22753" w:rsidRPr="00B22753" w:rsidRDefault="00B22753" w:rsidP="00B22753"/>
    <w:p w:rsidR="00F02F58" w:rsidRPr="00ED1143" w:rsidRDefault="007619BF" w:rsidP="003D3B22">
      <w:pPr>
        <w:ind w:left="360"/>
      </w:pPr>
      <w:r>
        <w:t>Where the</w:t>
      </w:r>
      <w:r w:rsidR="00F02F58" w:rsidRPr="00ED1143">
        <w:t xml:space="preserve"> completeness score is the measurement of completeness in time t and ∆t is the period of time before t used for evaluation of the standard deviation.</w:t>
      </w:r>
    </w:p>
    <w:p w:rsidR="00A7101A" w:rsidRPr="00ED1143" w:rsidRDefault="00A7101A" w:rsidP="003D3B22">
      <w:pPr>
        <w:ind w:left="360"/>
      </w:pPr>
      <w:r w:rsidRPr="00ED1143">
        <w:t>The stability score has the following properties:</w:t>
      </w:r>
    </w:p>
    <w:p w:rsidR="00A7101A" w:rsidRPr="00ED1143" w:rsidRDefault="00A7101A" w:rsidP="003D3B22">
      <w:pPr>
        <w:pStyle w:val="ListParagraph"/>
        <w:numPr>
          <w:ilvl w:val="0"/>
          <w:numId w:val="13"/>
          <w:numberingChange w:id="881" w:author="Graham Klyne" w:date="2013-07-18T09:00:00Z" w:original=""/>
        </w:numPr>
      </w:pPr>
      <w:r w:rsidRPr="00ED1143">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ED1143" w:rsidRDefault="00A7101A" w:rsidP="003D3B22">
      <w:pPr>
        <w:pStyle w:val="ListParagraph"/>
        <w:numPr>
          <w:ilvl w:val="0"/>
          <w:numId w:val="13"/>
          <w:numberingChange w:id="882" w:author="Graham Klyne" w:date="2013-07-18T09:00:00Z" w:original=""/>
        </w:numPr>
      </w:pPr>
      <w:r w:rsidRPr="00ED1143">
        <w:t>It has its maximum value when there are not any changes over a period of time ∆t, meaning that the completeness score does not change over that time period. This maximum value is therefore associated to stable workﬂows.</w:t>
      </w:r>
    </w:p>
    <w:p w:rsidR="00A7101A" w:rsidRPr="00ED1143" w:rsidRDefault="00A7101A" w:rsidP="003D3B22">
      <w:pPr>
        <w:pStyle w:val="ListParagraph"/>
        <w:numPr>
          <w:ilvl w:val="0"/>
          <w:numId w:val="13"/>
          <w:numberingChange w:id="883" w:author="Graham Klyne" w:date="2013-07-18T09:00:00Z" w:original=""/>
        </w:numPr>
      </w:pPr>
      <w:r w:rsidRPr="00ED1143">
        <w:t>Its convergence means that the future behavior of the workﬂow can be predictable and therefore potentially reusable by interested scientists.</w:t>
      </w:r>
    </w:p>
    <w:p w:rsidR="00A7101A" w:rsidRPr="00ED1143" w:rsidRDefault="00A7101A" w:rsidP="003D3B22"/>
    <w:p w:rsidR="00FB757E" w:rsidRPr="00ED1143" w:rsidRDefault="00FB757E" w:rsidP="0009146B">
      <w:pPr>
        <w:pStyle w:val="Heading2"/>
        <w:numPr>
          <w:numberingChange w:id="884" w:author="Graham Klyne" w:date="2013-07-18T09:00:00Z" w:original="%1:5:0:.%2:4:0:"/>
        </w:numPr>
      </w:pPr>
      <w:bookmarkStart w:id="885" w:name="_Toc361755208"/>
      <w:r w:rsidRPr="00ED1143">
        <w:t>Reliability Assessment</w:t>
      </w:r>
      <w:bookmarkEnd w:id="885"/>
      <w:r w:rsidRPr="00ED1143">
        <w:t xml:space="preserve"> </w:t>
      </w:r>
    </w:p>
    <w:p w:rsidR="009E6D4B" w:rsidRPr="00ED1143" w:rsidRDefault="009E6D4B" w:rsidP="003D3B22">
      <w:pPr>
        <w:ind w:left="360"/>
      </w:pPr>
      <w:r w:rsidRPr="00ED1143">
        <w:t>The reliability of a workﬂow measures its ability for converging towards a scenario free of decay, i.e. complete and stable through time. Therefore, we combine both measures completeness and stability in order to provide some insight into the behavior of the workﬂow and its expected reliability in the future. We deﬁne the reliability score as:</w:t>
      </w:r>
    </w:p>
    <w:p w:rsidR="00DB79D3" w:rsidRDefault="009E6D4B" w:rsidP="003D3B22">
      <w:pPr>
        <w:tabs>
          <w:tab w:val="left" w:pos="3345"/>
        </w:tabs>
        <w:ind w:left="360"/>
        <w:jc w:val="center"/>
      </w:pPr>
      <w:r w:rsidRPr="00ED1143">
        <w:rPr>
          <w:noProof/>
          <w:lang w:val="en-US" w:eastAsia="en-US"/>
        </w:rPr>
        <w:drawing>
          <wp:inline distT="0" distB="0" distL="0" distR="0">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400685"/>
                    </a:xfrm>
                    <a:prstGeom prst="rect">
                      <a:avLst/>
                    </a:prstGeom>
                    <a:ln>
                      <a:solidFill>
                        <a:schemeClr val="tx1"/>
                      </a:solidFill>
                    </a:ln>
                  </pic:spPr>
                </pic:pic>
              </a:graphicData>
            </a:graphic>
          </wp:inline>
        </w:drawing>
      </w:r>
    </w:p>
    <w:p w:rsidR="00B22753" w:rsidRDefault="00B22753" w:rsidP="00B22753">
      <w:pPr>
        <w:pStyle w:val="Caption"/>
      </w:pPr>
      <w:r>
        <w:t xml:space="preserve">Formula </w:t>
      </w:r>
      <w:r w:rsidR="005545A4">
        <w:fldChar w:fldCharType="begin"/>
      </w:r>
      <w:r>
        <w:instrText xml:space="preserve"> SEQ Formula \* ARABIC </w:instrText>
      </w:r>
      <w:r w:rsidR="005545A4">
        <w:fldChar w:fldCharType="separate"/>
      </w:r>
      <w:r w:rsidR="00322866">
        <w:rPr>
          <w:noProof/>
        </w:rPr>
        <w:t>3</w:t>
      </w:r>
      <w:r w:rsidR="005545A4">
        <w:fldChar w:fldCharType="end"/>
      </w:r>
      <w:r>
        <w:t xml:space="preserve"> Reliability score</w:t>
      </w:r>
    </w:p>
    <w:p w:rsidR="00B22753" w:rsidRPr="00B22753" w:rsidRDefault="00B22753" w:rsidP="00B22753"/>
    <w:p w:rsidR="009E6D4B" w:rsidRPr="00ED1143" w:rsidRDefault="009E6D4B" w:rsidP="003D3B22">
      <w:pPr>
        <w:tabs>
          <w:tab w:val="left" w:pos="3345"/>
        </w:tabs>
        <w:ind w:left="360"/>
      </w:pPr>
      <w:r w:rsidRPr="00ED1143">
        <w:t>where RO is the research object, and t the current time under study. The reliability score has the following properties:</w:t>
      </w:r>
    </w:p>
    <w:p w:rsidR="009E6D4B" w:rsidRPr="00ED1143" w:rsidRDefault="009E6D4B" w:rsidP="003D3B22">
      <w:pPr>
        <w:pStyle w:val="ListParagraph"/>
        <w:numPr>
          <w:ilvl w:val="0"/>
          <w:numId w:val="14"/>
          <w:numberingChange w:id="886" w:author="Graham Klyne" w:date="2013-07-18T09:00:00Z" w:original=""/>
        </w:numPr>
        <w:tabs>
          <w:tab w:val="left" w:pos="3345"/>
        </w:tabs>
      </w:pPr>
      <w:r w:rsidRPr="00ED1143">
        <w:t>It has a minimum value of 0 when the completeness score is also minimum.</w:t>
      </w:r>
    </w:p>
    <w:p w:rsidR="009E6D4B" w:rsidRPr="00ED1143" w:rsidRDefault="009E6D4B" w:rsidP="003D3B22">
      <w:pPr>
        <w:pStyle w:val="ListParagraph"/>
        <w:numPr>
          <w:ilvl w:val="0"/>
          <w:numId w:val="14"/>
          <w:numberingChange w:id="887" w:author="Graham Klyne" w:date="2013-07-18T09:00:00Z" w:original=""/>
        </w:numPr>
        <w:tabs>
          <w:tab w:val="left" w:pos="3345"/>
        </w:tabs>
      </w:pPr>
      <w:r w:rsidRPr="00ED1143">
        <w:t>It has a maximum value of 1 when the completeness score is maximum and the RO has been stable during the period of time ∆t</w:t>
      </w:r>
      <w:r w:rsidR="002E3699">
        <w:t>.</w:t>
      </w:r>
    </w:p>
    <w:p w:rsidR="009E6D4B" w:rsidRPr="00ED1143" w:rsidRDefault="009E6D4B" w:rsidP="003D3B22">
      <w:pPr>
        <w:pStyle w:val="ListParagraph"/>
        <w:numPr>
          <w:ilvl w:val="0"/>
          <w:numId w:val="14"/>
          <w:numberingChange w:id="888" w:author="Graham Klyne" w:date="2013-07-18T09:00:00Z" w:original=""/>
        </w:numPr>
        <w:tabs>
          <w:tab w:val="left" w:pos="3345"/>
        </w:tabs>
      </w:pPr>
      <w:r w:rsidRPr="00ED1143">
        <w:t>A high value of the measure is desirable, meaning that the completeness is high and also that it is stable and hence predictable.</w:t>
      </w:r>
    </w:p>
    <w:p w:rsidR="009E6D4B" w:rsidRPr="00ED1143" w:rsidRDefault="009E6D4B" w:rsidP="003D3B22">
      <w:pPr>
        <w:tabs>
          <w:tab w:val="left" w:pos="3345"/>
        </w:tabs>
        <w:ind w:left="360"/>
      </w:pPr>
    </w:p>
    <w:p w:rsidR="00FB757E" w:rsidRPr="00594677" w:rsidRDefault="00FB757E" w:rsidP="0009146B">
      <w:pPr>
        <w:pStyle w:val="Heading2"/>
        <w:numPr>
          <w:numberingChange w:id="889" w:author="Graham Klyne" w:date="2013-07-18T09:00:00Z" w:original="%1:5:0:.%2:5:0:"/>
        </w:numPr>
        <w:rPr>
          <w:highlight w:val="yellow"/>
        </w:rPr>
      </w:pPr>
      <w:bookmarkStart w:id="890" w:name="_Toc361755209"/>
      <w:r w:rsidRPr="00594677">
        <w:rPr>
          <w:highlight w:val="yellow"/>
        </w:rPr>
        <w:t>Implementation and integration</w:t>
      </w:r>
      <w:bookmarkEnd w:id="890"/>
    </w:p>
    <w:p w:rsidR="002B2CF5" w:rsidRDefault="002B2CF5" w:rsidP="002B2CF5">
      <w:pPr>
        <w:ind w:left="360"/>
        <w:rPr>
          <w:rFonts w:cs="Arial"/>
          <w:lang w:val="en-US"/>
        </w:rPr>
      </w:pPr>
      <w:r w:rsidRPr="00ED1143">
        <w:rPr>
          <w:rFonts w:cs="Arial"/>
          <w:lang w:val="en-US"/>
        </w:rPr>
        <w:t xml:space="preserve">The implementation and integration of </w:t>
      </w:r>
      <w:r>
        <w:rPr>
          <w:rFonts w:cs="Arial"/>
          <w:lang w:val="en-US"/>
        </w:rPr>
        <w:t xml:space="preserve">reliability and stability </w:t>
      </w:r>
      <w:r w:rsidRPr="00ED1143">
        <w:rPr>
          <w:rFonts w:cs="Arial"/>
          <w:lang w:val="en-US"/>
        </w:rPr>
        <w:t>metric</w:t>
      </w:r>
      <w:r>
        <w:rPr>
          <w:rFonts w:cs="Arial"/>
          <w:lang w:val="en-US"/>
        </w:rPr>
        <w:t>s</w:t>
      </w:r>
      <w:r w:rsidRPr="00ED1143">
        <w:rPr>
          <w:rFonts w:cs="Arial"/>
          <w:lang w:val="en-US"/>
        </w:rPr>
        <w:t xml:space="preserve"> in the context of Wf4ever </w:t>
      </w:r>
      <w:r>
        <w:rPr>
          <w:rFonts w:cs="Arial"/>
          <w:lang w:val="en-US"/>
        </w:rPr>
        <w:t>has the</w:t>
      </w:r>
      <w:r w:rsidRPr="00ED1143">
        <w:rPr>
          <w:rFonts w:cs="Arial"/>
          <w:lang w:val="en-US"/>
        </w:rPr>
        <w:t xml:space="preserve"> main goal of interacting with the data available in the platform through RODL and providing useful APIs that offer to </w:t>
      </w:r>
      <w:r w:rsidR="00C36B16">
        <w:rPr>
          <w:rFonts w:cs="Arial"/>
          <w:lang w:val="en-US"/>
        </w:rPr>
        <w:t xml:space="preserve">end </w:t>
      </w:r>
      <w:r w:rsidRPr="00ED1143">
        <w:rPr>
          <w:rFonts w:cs="Arial"/>
          <w:lang w:val="en-US"/>
        </w:rPr>
        <w:t>users and client applications access</w:t>
      </w:r>
      <w:r>
        <w:rPr>
          <w:rFonts w:cs="Arial"/>
          <w:lang w:val="en-US"/>
        </w:rPr>
        <w:t>ibility</w:t>
      </w:r>
      <w:r w:rsidR="00410DF2">
        <w:rPr>
          <w:rFonts w:cs="Arial"/>
          <w:lang w:val="en-US"/>
        </w:rPr>
        <w:t xml:space="preserve"> to these services</w:t>
      </w:r>
      <w:r w:rsidR="00C36B16">
        <w:rPr>
          <w:rFonts w:cs="Arial"/>
          <w:lang w:val="en-US"/>
        </w:rPr>
        <w:t xml:space="preserve"> and the quality evaluations for a period of time</w:t>
      </w:r>
      <w:r w:rsidRPr="00ED1143">
        <w:rPr>
          <w:rFonts w:cs="Arial"/>
          <w:lang w:val="en-US"/>
        </w:rPr>
        <w:t>.</w:t>
      </w:r>
      <w:r w:rsidR="00410DF2">
        <w:rPr>
          <w:rFonts w:cs="Arial"/>
          <w:lang w:val="en-US"/>
        </w:rPr>
        <w:t xml:space="preserve"> </w:t>
      </w:r>
      <w:r w:rsidRPr="00ED1143">
        <w:rPr>
          <w:rFonts w:cs="Arial"/>
          <w:lang w:val="en-US"/>
        </w:rPr>
        <w:t xml:space="preserve"> </w:t>
      </w:r>
      <w:commentRangeStart w:id="891"/>
      <w:r w:rsidR="00C36B16">
        <w:rPr>
          <w:rFonts w:cs="Arial"/>
          <w:lang w:val="en-US"/>
        </w:rPr>
        <w:t>Due to stability is subsumed in the reliability score the provided service is unique</w:t>
      </w:r>
      <w:commentRangeEnd w:id="891"/>
      <w:r w:rsidR="00AA7AF4">
        <w:rPr>
          <w:rStyle w:val="CommentReference"/>
          <w:vanish/>
        </w:rPr>
        <w:commentReference w:id="891"/>
      </w:r>
      <w:r w:rsidR="00C36B16">
        <w:rPr>
          <w:rFonts w:cs="Arial"/>
          <w:lang w:val="en-US"/>
        </w:rPr>
        <w:t xml:space="preserve">. </w:t>
      </w:r>
      <w:commentRangeStart w:id="892"/>
      <w:r w:rsidR="00C36B16">
        <w:rPr>
          <w:rFonts w:cs="Arial"/>
          <w:lang w:val="en-US"/>
        </w:rPr>
        <w:t xml:space="preserve">Also the </w:t>
      </w:r>
      <w:r w:rsidRPr="00ED1143">
        <w:rPr>
          <w:rFonts w:cs="Arial"/>
          <w:lang w:val="en-US"/>
        </w:rPr>
        <w:t xml:space="preserve">checklist evaluation service </w:t>
      </w:r>
      <w:r w:rsidR="00C36B16">
        <w:rPr>
          <w:rFonts w:cs="Arial"/>
          <w:lang w:val="en-US"/>
        </w:rPr>
        <w:t xml:space="preserve">is subsumed into the reliability and internally it is called for accessing to the ROs stored in RODL as shown in the </w:t>
      </w:r>
      <w:commentRangeStart w:id="893"/>
      <w:r w:rsidR="005545A4">
        <w:rPr>
          <w:rFonts w:cs="Arial"/>
          <w:lang w:val="en-US"/>
        </w:rPr>
        <w:fldChar w:fldCharType="begin"/>
      </w:r>
      <w:r w:rsidR="00C36B16">
        <w:rPr>
          <w:rFonts w:cs="Arial"/>
          <w:lang w:val="en-US"/>
        </w:rPr>
        <w:instrText xml:space="preserve"> REF _Ref361758031 \h </w:instrText>
      </w:r>
      <w:r w:rsidR="005F4097" w:rsidRPr="005545A4">
        <w:rPr>
          <w:rFonts w:cs="Arial"/>
          <w:lang w:val="en-US"/>
        </w:rPr>
      </w:r>
      <w:r w:rsidR="005545A4">
        <w:rPr>
          <w:rFonts w:cs="Arial"/>
          <w:lang w:val="en-US"/>
        </w:rPr>
        <w:fldChar w:fldCharType="separate"/>
      </w:r>
      <w:r w:rsidR="00C36B16" w:rsidRPr="00ED1143">
        <w:t xml:space="preserve">Figure </w:t>
      </w:r>
      <w:r w:rsidR="00C36B16">
        <w:rPr>
          <w:noProof/>
        </w:rPr>
        <w:t>19</w:t>
      </w:r>
      <w:r w:rsidR="005545A4">
        <w:rPr>
          <w:rFonts w:cs="Arial"/>
          <w:lang w:val="en-US"/>
        </w:rPr>
        <w:fldChar w:fldCharType="end"/>
      </w:r>
      <w:commentRangeEnd w:id="893"/>
      <w:r w:rsidR="00AA7AF4">
        <w:rPr>
          <w:rStyle w:val="CommentReference"/>
          <w:vanish/>
        </w:rPr>
        <w:commentReference w:id="893"/>
      </w:r>
      <w:r w:rsidR="00C36B16">
        <w:rPr>
          <w:rFonts w:cs="Arial"/>
          <w:lang w:val="en-US"/>
        </w:rPr>
        <w:t>.</w:t>
      </w:r>
      <w:commentRangeEnd w:id="892"/>
      <w:r w:rsidR="00AA7AF4">
        <w:rPr>
          <w:rStyle w:val="CommentReference"/>
          <w:vanish/>
        </w:rPr>
        <w:commentReference w:id="892"/>
      </w:r>
      <w:r w:rsidR="00C36B16">
        <w:rPr>
          <w:rFonts w:cs="Arial"/>
          <w:lang w:val="en-US"/>
        </w:rPr>
        <w:t xml:space="preserve"> </w:t>
      </w:r>
    </w:p>
    <w:p w:rsidR="00220A8D" w:rsidRPr="00ED1143" w:rsidRDefault="00215455" w:rsidP="003D3B22">
      <w:pPr>
        <w:rPr>
          <w:lang w:val="en-US"/>
        </w:rPr>
      </w:pPr>
      <w:r>
        <w:rPr>
          <w:lang w:val="en-US"/>
        </w:rPr>
        <w:t xml:space="preserve"> </w:t>
      </w:r>
    </w:p>
    <w:p w:rsidR="00220A8D" w:rsidRPr="00ED1143" w:rsidRDefault="00220A8D" w:rsidP="003D3B22">
      <w:pPr>
        <w:jc w:val="center"/>
        <w:rPr>
          <w:lang w:val="en-US"/>
        </w:rPr>
      </w:pPr>
      <w:r w:rsidRPr="00ED1143">
        <w:rPr>
          <w:noProof/>
          <w:lang w:val="en-US" w:eastAsia="en-US"/>
        </w:rPr>
        <w:drawing>
          <wp:inline distT="0" distB="0" distL="0" distR="0">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006208" cy="2740443"/>
                    </a:xfrm>
                    <a:prstGeom prst="rect">
                      <a:avLst/>
                    </a:prstGeom>
                  </pic:spPr>
                </pic:pic>
              </a:graphicData>
            </a:graphic>
          </wp:inline>
        </w:drawing>
      </w:r>
    </w:p>
    <w:p w:rsidR="00220A8D" w:rsidRPr="00ED1143" w:rsidRDefault="00220A8D" w:rsidP="003D3B22">
      <w:pPr>
        <w:pStyle w:val="Caption"/>
      </w:pPr>
      <w:bookmarkStart w:id="894" w:name="_Ref361753639"/>
      <w:bookmarkStart w:id="895" w:name="_Toc361755232"/>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18</w:t>
      </w:r>
      <w:r w:rsidR="005545A4" w:rsidRPr="00ED1143">
        <w:fldChar w:fldCharType="end"/>
      </w:r>
      <w:bookmarkEnd w:id="894"/>
      <w:r w:rsidRPr="00ED1143">
        <w:t xml:space="preserve"> Wf4Ever </w:t>
      </w:r>
      <w:r w:rsidR="003875F2" w:rsidRPr="00ED1143">
        <w:t>q</w:t>
      </w:r>
      <w:r w:rsidRPr="00ED1143">
        <w:t xml:space="preserve">uality </w:t>
      </w:r>
      <w:r w:rsidR="003875F2" w:rsidRPr="00ED1143">
        <w:t>assessment</w:t>
      </w:r>
      <w:r w:rsidRPr="00ED1143">
        <w:t xml:space="preserve"> </w:t>
      </w:r>
      <w:r w:rsidR="003875F2" w:rsidRPr="00ED1143">
        <w:t>components interactions</w:t>
      </w:r>
      <w:bookmarkEnd w:id="895"/>
    </w:p>
    <w:p w:rsidR="00220A8D" w:rsidRPr="00ED1143" w:rsidRDefault="00220A8D" w:rsidP="003D3B22"/>
    <w:p w:rsidR="00D67C52" w:rsidRDefault="007619BF" w:rsidP="003D3B22">
      <w:pPr>
        <w:rPr>
          <w:lang w:val="en-US"/>
        </w:rPr>
      </w:pPr>
      <w:r>
        <w:rPr>
          <w:lang w:val="en-US"/>
        </w:rPr>
        <w:t xml:space="preserve">The </w:t>
      </w:r>
      <w:r w:rsidR="00356F9A">
        <w:rPr>
          <w:lang w:val="en-US"/>
        </w:rPr>
        <w:t xml:space="preserve">overall components interactions related to the I&amp;A work are shown in </w:t>
      </w:r>
      <w:fldSimple w:instr=" REF _Ref361753639 \h  \* MERGEFORMAT ">
        <w:r w:rsidR="00322866" w:rsidRPr="00322866">
          <w:rPr>
            <w:lang w:val="en-US"/>
          </w:rPr>
          <w:t>Figure 18</w:t>
        </w:r>
      </w:fldSimple>
      <w:r w:rsidR="00356F9A">
        <w:rPr>
          <w:lang w:val="en-US"/>
        </w:rPr>
        <w:t xml:space="preserve">. </w:t>
      </w:r>
      <w:r>
        <w:rPr>
          <w:lang w:val="en-US"/>
        </w:rPr>
        <w:t xml:space="preserve"> </w:t>
      </w:r>
      <w:r w:rsidR="00356F9A">
        <w:rPr>
          <w:lang w:val="en-US"/>
        </w:rPr>
        <w:t>Firstly the checklist service is called periodically</w:t>
      </w:r>
      <w:r w:rsidR="00D67C52">
        <w:rPr>
          <w:lang w:val="en-US"/>
        </w:rPr>
        <w:t xml:space="preserve"> (e.g. daily) for obtaining historical </w:t>
      </w:r>
      <w:r w:rsidR="00322866">
        <w:rPr>
          <w:lang w:val="en-US"/>
        </w:rPr>
        <w:t>completeness score</w:t>
      </w:r>
      <w:r w:rsidR="00356F9A">
        <w:rPr>
          <w:lang w:val="en-US"/>
        </w:rPr>
        <w:t>s</w:t>
      </w:r>
      <w:r w:rsidR="00322866">
        <w:rPr>
          <w:lang w:val="en-US"/>
        </w:rPr>
        <w:t xml:space="preserve"> (see </w:t>
      </w:r>
      <w:r w:rsidR="005545A4">
        <w:rPr>
          <w:lang w:val="en-US"/>
        </w:rPr>
        <w:fldChar w:fldCharType="begin"/>
      </w:r>
      <w:r w:rsidR="00322866">
        <w:rPr>
          <w:lang w:val="en-US"/>
        </w:rPr>
        <w:instrText xml:space="preserve"> REF _Ref361754156 \h </w:instrText>
      </w:r>
      <w:r w:rsidR="005F4097" w:rsidRPr="005545A4">
        <w:rPr>
          <w:lang w:val="en-US"/>
        </w:rPr>
      </w:r>
      <w:r w:rsidR="005545A4">
        <w:rPr>
          <w:lang w:val="en-US"/>
        </w:rPr>
        <w:fldChar w:fldCharType="separate"/>
      </w:r>
      <w:r w:rsidR="00322866">
        <w:t xml:space="preserve">Formula </w:t>
      </w:r>
      <w:r w:rsidR="00322866">
        <w:rPr>
          <w:noProof/>
        </w:rPr>
        <w:t>1</w:t>
      </w:r>
      <w:r w:rsidR="005545A4">
        <w:rPr>
          <w:lang w:val="en-US"/>
        </w:rPr>
        <w:fldChar w:fldCharType="end"/>
      </w:r>
      <w:r w:rsidR="00322866">
        <w:rPr>
          <w:lang w:val="en-US"/>
        </w:rPr>
        <w:t>)</w:t>
      </w:r>
      <w:r w:rsidR="00322866" w:rsidRPr="00ED1143">
        <w:rPr>
          <w:lang w:val="en-US"/>
        </w:rPr>
        <w:t xml:space="preserve"> </w:t>
      </w:r>
      <w:r w:rsidR="00356F9A">
        <w:rPr>
          <w:lang w:val="en-US"/>
        </w:rPr>
        <w:t xml:space="preserve">which are then </w:t>
      </w:r>
      <w:r w:rsidR="00D67C52">
        <w:rPr>
          <w:lang w:val="en-US"/>
        </w:rPr>
        <w:t xml:space="preserve">used for calculating the </w:t>
      </w:r>
      <w:r w:rsidR="0007317F" w:rsidRPr="00ED1143">
        <w:rPr>
          <w:lang w:val="en-US"/>
        </w:rPr>
        <w:t>stability trace of the Research Object</w:t>
      </w:r>
      <w:r w:rsidR="00322866">
        <w:rPr>
          <w:lang w:val="en-US"/>
        </w:rPr>
        <w:t xml:space="preserve"> </w:t>
      </w:r>
      <w:r w:rsidR="00D67C52">
        <w:rPr>
          <w:lang w:val="en-US"/>
        </w:rPr>
        <w:t xml:space="preserve">as indicated by </w:t>
      </w:r>
      <w:r w:rsidR="005545A4">
        <w:rPr>
          <w:lang w:val="en-US"/>
        </w:rPr>
        <w:fldChar w:fldCharType="begin"/>
      </w:r>
      <w:r w:rsidR="00322866">
        <w:rPr>
          <w:lang w:val="en-US"/>
        </w:rPr>
        <w:instrText xml:space="preserve"> REF _Ref361754673 \h </w:instrText>
      </w:r>
      <w:r w:rsidR="005F4097" w:rsidRPr="005545A4">
        <w:rPr>
          <w:lang w:val="en-US"/>
        </w:rPr>
      </w:r>
      <w:r w:rsidR="005545A4">
        <w:rPr>
          <w:lang w:val="en-US"/>
        </w:rPr>
        <w:fldChar w:fldCharType="separate"/>
      </w:r>
      <w:r w:rsidR="00322866">
        <w:t xml:space="preserve">Formula </w:t>
      </w:r>
      <w:r w:rsidR="00322866">
        <w:rPr>
          <w:noProof/>
        </w:rPr>
        <w:t>2</w:t>
      </w:r>
      <w:r w:rsidR="005545A4">
        <w:rPr>
          <w:lang w:val="en-US"/>
        </w:rPr>
        <w:fldChar w:fldCharType="end"/>
      </w:r>
      <w:r w:rsidR="0007317F" w:rsidRPr="00ED1143">
        <w:rPr>
          <w:lang w:val="en-US"/>
        </w:rPr>
        <w:t xml:space="preserve">. </w:t>
      </w:r>
      <w:r w:rsidR="00D67C52">
        <w:rPr>
          <w:lang w:val="en-US"/>
        </w:rPr>
        <w:t>This process identifies the existing RO’s URIs by performing a SPARQL query on the RODL endpoint and then calls the checklist evaluation service</w:t>
      </w:r>
      <w:r w:rsidR="00C10560">
        <w:rPr>
          <w:lang w:val="en-US"/>
        </w:rPr>
        <w:t xml:space="preserve"> returning the results in JSON format. Afterwards these results are processed in order to calculate the completeness score and to </w:t>
      </w:r>
      <w:r w:rsidR="0087509C">
        <w:rPr>
          <w:lang w:val="en-US"/>
        </w:rPr>
        <w:t xml:space="preserve">summarize the satisfaction of the requirements, </w:t>
      </w:r>
      <w:r w:rsidR="0087509C" w:rsidRPr="00ED1143">
        <w:rPr>
          <w:lang w:val="en-US"/>
        </w:rPr>
        <w:t>“pass” or “not pass”</w:t>
      </w:r>
      <w:r w:rsidR="0087509C">
        <w:rPr>
          <w:lang w:val="en-US"/>
        </w:rPr>
        <w:t>,</w:t>
      </w:r>
      <w:r w:rsidR="0087509C" w:rsidRPr="00ED1143">
        <w:rPr>
          <w:lang w:val="en-US"/>
        </w:rPr>
        <w:t xml:space="preserve"> </w:t>
      </w:r>
      <w:r w:rsidR="0087509C">
        <w:rPr>
          <w:lang w:val="en-US"/>
        </w:rPr>
        <w:t xml:space="preserve"> specified by the Minim model (see Section 4.3).  The Minim description (which is available </w:t>
      </w:r>
      <w:del w:id="896" w:author="Graham Klyne" w:date="2013-07-18T12:43:00Z">
        <w:r w:rsidR="0087509C" w:rsidDel="00665FC2">
          <w:rPr>
            <w:lang w:val="en-US"/>
          </w:rPr>
          <w:delText>on a file</w:delText>
        </w:r>
      </w:del>
      <w:ins w:id="897" w:author="Graham Klyne" w:date="2013-07-18T12:43:00Z">
        <w:r w:rsidR="00665FC2">
          <w:rPr>
            <w:lang w:val="en-US"/>
          </w:rPr>
          <w:t>as a web resource</w:t>
        </w:r>
      </w:ins>
      <w:r w:rsidR="0087509C">
        <w:rPr>
          <w:lang w:val="en-US"/>
        </w:rPr>
        <w:t xml:space="preserve">) and the purpose </w:t>
      </w:r>
      <w:del w:id="898" w:author="Graham Klyne" w:date="2013-07-18T12:43:00Z">
        <w:r w:rsidR="0087509C" w:rsidDel="00665FC2">
          <w:rPr>
            <w:lang w:val="en-US"/>
          </w:rPr>
          <w:delText xml:space="preserve">definition </w:delText>
        </w:r>
      </w:del>
      <w:ins w:id="899" w:author="Graham Klyne" w:date="2013-07-18T12:43:00Z">
        <w:r w:rsidR="00665FC2">
          <w:rPr>
            <w:lang w:val="en-US"/>
          </w:rPr>
          <w:t xml:space="preserve">label </w:t>
        </w:r>
      </w:ins>
      <w:r w:rsidR="0087509C">
        <w:rPr>
          <w:lang w:val="en-US"/>
        </w:rPr>
        <w:t xml:space="preserve">are also </w:t>
      </w:r>
      <w:del w:id="900" w:author="Graham Klyne" w:date="2013-07-18T12:43:00Z">
        <w:r w:rsidR="00630C71" w:rsidDel="00665FC2">
          <w:rPr>
            <w:lang w:val="en-US"/>
          </w:rPr>
          <w:delText xml:space="preserve">other </w:delText>
        </w:r>
      </w:del>
      <w:r w:rsidR="00630C71">
        <w:rPr>
          <w:lang w:val="en-US"/>
        </w:rPr>
        <w:t>needed parameters</w:t>
      </w:r>
      <w:r w:rsidR="0087509C">
        <w:rPr>
          <w:lang w:val="en-US"/>
        </w:rPr>
        <w:t xml:space="preserve"> for obtaining the reliability score</w:t>
      </w:r>
      <w:ins w:id="901" w:author="Graham Klyne" w:date="2013-07-18T12:43:00Z">
        <w:r w:rsidR="00665FC2">
          <w:rPr>
            <w:lang w:val="en-US"/>
          </w:rPr>
          <w:t>,</w:t>
        </w:r>
      </w:ins>
      <w:r w:rsidR="0087509C">
        <w:rPr>
          <w:lang w:val="en-US"/>
        </w:rPr>
        <w:t xml:space="preserve"> which have to be defined previously. </w:t>
      </w:r>
    </w:p>
    <w:p w:rsidR="0087509C" w:rsidRPr="0087509C" w:rsidRDefault="0087509C" w:rsidP="003D3B22">
      <w:r>
        <w:rPr>
          <w:lang w:val="en-US"/>
        </w:rPr>
        <w:t xml:space="preserve">All this information is stored </w:t>
      </w:r>
      <w:ins w:id="902" w:author="Graham Klyne" w:date="2013-07-18T12:44:00Z">
        <w:r w:rsidR="00665FC2">
          <w:rPr>
            <w:lang w:val="en-US"/>
          </w:rPr>
          <w:t xml:space="preserve">in an </w:t>
        </w:r>
      </w:ins>
      <w:r>
        <w:rPr>
          <w:lang w:val="en-US"/>
        </w:rPr>
        <w:t xml:space="preserve">XML </w:t>
      </w:r>
      <w:r w:rsidRPr="00ED1143">
        <w:rPr>
          <w:lang w:val="en-US"/>
        </w:rPr>
        <w:t>file</w:t>
      </w:r>
      <w:r>
        <w:rPr>
          <w:lang w:val="en-US"/>
        </w:rPr>
        <w:t xml:space="preserve"> as shown in the </w:t>
      </w:r>
      <w:fldSimple w:instr=" REF _Ref361069507 \h  \* MERGEFORMAT ">
        <w:r w:rsidRPr="00ED1143">
          <w:t xml:space="preserve">Figure </w:t>
        </w:r>
        <w:r>
          <w:t>20</w:t>
        </w:r>
      </w:fldSimple>
      <w:ins w:id="903" w:author="Graham Klyne" w:date="2013-07-18T12:49:00Z">
        <w:r w:rsidR="00665FC2">
          <w:t>,</w:t>
        </w:r>
      </w:ins>
      <w:r w:rsidR="002C5702">
        <w:t xml:space="preserve"> which is related to a specific RO</w:t>
      </w:r>
      <w:ins w:id="904" w:author="Graham Klyne" w:date="2013-07-18T12:49:00Z">
        <w:r w:rsidR="00665FC2">
          <w:t>,</w:t>
        </w:r>
      </w:ins>
      <w:r w:rsidR="002C5702">
        <w:t xml:space="preserve"> and </w:t>
      </w:r>
      <w:del w:id="905" w:author="Graham Klyne" w:date="2013-07-18T12:49:00Z">
        <w:r w:rsidR="002C5702" w:rsidDel="00665FC2">
          <w:delText xml:space="preserve">it </w:delText>
        </w:r>
      </w:del>
      <w:r w:rsidR="002C5702">
        <w:t>stores</w:t>
      </w:r>
      <w:del w:id="906" w:author="Graham Klyne" w:date="2013-07-18T12:48:00Z">
        <w:r w:rsidR="002C5702" w:rsidDel="00665FC2">
          <w:delText xml:space="preserve"> all the </w:delText>
        </w:r>
      </w:del>
      <w:ins w:id="907" w:author="Graham Klyne" w:date="2013-07-18T12:48:00Z">
        <w:r w:rsidR="00665FC2">
          <w:t>:</w:t>
        </w:r>
      </w:ins>
    </w:p>
    <w:p w:rsidR="0087509C" w:rsidRDefault="0087509C" w:rsidP="0087509C">
      <w:pPr>
        <w:ind w:left="360"/>
        <w:rPr>
          <w:lang w:val="en-US"/>
        </w:rPr>
      </w:pPr>
      <w:r w:rsidRPr="00ED1143">
        <w:rPr>
          <w:lang w:val="en-US"/>
        </w:rPr>
        <w:t xml:space="preserve">The data provided by the different quality criteria explained in this section </w:t>
      </w:r>
      <w:r>
        <w:rPr>
          <w:lang w:val="en-US"/>
        </w:rPr>
        <w:t>is</w:t>
      </w:r>
      <w:r w:rsidRPr="00ED1143">
        <w:rPr>
          <w:lang w:val="en-US"/>
        </w:rPr>
        <w:t xml:space="preserve"> stored in </w:t>
      </w:r>
      <w:r>
        <w:rPr>
          <w:lang w:val="en-US"/>
        </w:rPr>
        <w:t>XML and JSON</w:t>
      </w:r>
      <w:r w:rsidRPr="00ED1143">
        <w:rPr>
          <w:lang w:val="en-US"/>
        </w:rPr>
        <w:t xml:space="preserve"> formats </w:t>
      </w:r>
      <w:r>
        <w:rPr>
          <w:lang w:val="en-US"/>
        </w:rPr>
        <w:t>upon the accept header indicated. These data format</w:t>
      </w:r>
      <w:ins w:id="908" w:author="Graham Klyne" w:date="2013-07-18T12:49:00Z">
        <w:r w:rsidR="00665FC2">
          <w:rPr>
            <w:lang w:val="en-US"/>
          </w:rPr>
          <w:t>s</w:t>
        </w:r>
      </w:ins>
      <w:r>
        <w:rPr>
          <w:lang w:val="en-US"/>
        </w:rPr>
        <w:t xml:space="preserve"> are compliant with the </w:t>
      </w:r>
      <w:commentRangeStart w:id="909"/>
      <w:r>
        <w:rPr>
          <w:lang w:val="en-US"/>
        </w:rPr>
        <w:t>Wf4Ever interoperability rules</w:t>
      </w:r>
      <w:commentRangeEnd w:id="909"/>
      <w:r w:rsidR="00665FC2">
        <w:rPr>
          <w:rStyle w:val="CommentReference"/>
          <w:vanish/>
        </w:rPr>
        <w:commentReference w:id="909"/>
      </w:r>
      <w:r>
        <w:rPr>
          <w:lang w:val="en-US"/>
        </w:rPr>
        <w:t xml:space="preserve">. </w:t>
      </w:r>
    </w:p>
    <w:p w:rsidR="0087509C" w:rsidRPr="00ED1143" w:rsidRDefault="0087509C" w:rsidP="0087509C">
      <w:pPr>
        <w:ind w:left="360"/>
        <w:rPr>
          <w:lang w:val="en-US"/>
        </w:rPr>
      </w:pPr>
      <w:r w:rsidRPr="00ED1143">
        <w:rPr>
          <w:lang w:val="en-US"/>
        </w:rPr>
        <w:t xml:space="preserve">XML evaluation format (see </w:t>
      </w:r>
      <w:fldSimple w:instr=" REF _Ref361069507 \h  \* MERGEFORMAT ">
        <w:r w:rsidRPr="00ED1143">
          <w:t xml:space="preserve">Figure </w:t>
        </w:r>
        <w:r>
          <w:t>20</w:t>
        </w:r>
      </w:fldSimple>
      <w:r w:rsidRPr="00ED1143">
        <w:rPr>
          <w:lang w:val="en-US"/>
        </w:rPr>
        <w:t xml:space="preserve">): the results of evaluating the accomplishment of the different defined RO requirements. This information is used for calculating stability and reliability scores. These files are then stored in the server side of the architecture. </w:t>
      </w:r>
    </w:p>
    <w:p w:rsidR="0087509C" w:rsidRDefault="0087509C" w:rsidP="003D3B22">
      <w:pPr>
        <w:rPr>
          <w:lang w:val="en-US"/>
        </w:rPr>
      </w:pPr>
    </w:p>
    <w:p w:rsidR="002C5702" w:rsidRDefault="0007317F" w:rsidP="003D3B22">
      <w:pPr>
        <w:rPr>
          <w:lang w:val="en-US"/>
        </w:rPr>
      </w:pPr>
      <w:r w:rsidRPr="00ED1143">
        <w:rPr>
          <w:lang w:val="en-US"/>
        </w:rPr>
        <w:t>Each Research Object has its own xml file that gathers the summarized evaluations</w:t>
      </w:r>
    </w:p>
    <w:p w:rsidR="0007317F" w:rsidRPr="00ED1143" w:rsidRDefault="0007317F" w:rsidP="003D3B22">
      <w:pPr>
        <w:rPr>
          <w:lang w:val="en-US"/>
        </w:rPr>
      </w:pPr>
      <w:r w:rsidRPr="00ED1143">
        <w:rPr>
          <w:lang w:val="en-US"/>
        </w:rPr>
        <w:t>However, if the xml file had been created before then we edit it</w:t>
      </w:r>
      <w:r w:rsidR="00C94D19">
        <w:rPr>
          <w:lang w:val="en-US"/>
        </w:rPr>
        <w:t xml:space="preserve"> by adding the new evaluation. </w:t>
      </w:r>
      <w:r w:rsidRPr="00ED1143">
        <w:rPr>
          <w:lang w:val="en-US"/>
        </w:rPr>
        <w:t>In that sense we are able to save a lot of memory. When the complete trace is requested by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Pr="00ED1143" w:rsidRDefault="0007317F" w:rsidP="003D3B22">
      <w:pPr>
        <w:rPr>
          <w:lang w:val="en-US"/>
        </w:rPr>
      </w:pPr>
      <w:r w:rsidRPr="00ED1143">
        <w:rPr>
          <w:lang w:val="en-US"/>
        </w:rPr>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Pr="00ED1143" w:rsidRDefault="0007317F" w:rsidP="003D3B22">
      <w:pPr>
        <w:rPr>
          <w:lang w:val="en-US"/>
        </w:rPr>
      </w:pPr>
      <w:r w:rsidRPr="00ED1143">
        <w:rPr>
          <w:lang w:val="en-US"/>
        </w:rPr>
        <w:t>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for all my Research Objects so if a kind of decay affects them I will know and try to fix them).</w:t>
      </w:r>
    </w:p>
    <w:p w:rsidR="002C5702" w:rsidRPr="00ED1143" w:rsidRDefault="005545A4" w:rsidP="002C5702">
      <w:pPr>
        <w:pStyle w:val="Caption"/>
        <w:rPr>
          <w:lang w:val="en-US"/>
        </w:rPr>
      </w:pPr>
      <w:r w:rsidRPr="005545A4">
        <w:rPr>
          <w:noProof/>
          <w:lang w:val="es-ES"/>
        </w:rPr>
        <w:pict>
          <v:rect id="70 Rectángulo" o:spid="_x0000_s1026" style="position:absolute;left:0;text-align:left;margin-left:12.75pt;margin-top:16.6pt;width:468.8pt;height:307.25pt;z-index:-25165312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34 -52 -34 21600 21669 21600 21669 -52 -34 -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5F6A51" w:rsidRPr="0027369E" w:rsidRDefault="005F6A5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w:r>
      <w:r w:rsidR="002C5702" w:rsidRPr="00ED1143">
        <w:t xml:space="preserve">   </w:t>
      </w:r>
    </w:p>
    <w:p w:rsidR="00EC0B57" w:rsidRPr="002C5702" w:rsidRDefault="002C5702" w:rsidP="002C5702">
      <w:pPr>
        <w:jc w:val="center"/>
        <w:rPr>
          <w:sz w:val="18"/>
          <w:lang w:val="en-US"/>
        </w:rPr>
      </w:pPr>
      <w:bookmarkStart w:id="910" w:name="_Ref361069507"/>
      <w:bookmarkStart w:id="911" w:name="_Toc361755234"/>
      <w:r w:rsidRPr="002C5702">
        <w:rPr>
          <w:sz w:val="18"/>
        </w:rPr>
        <w:t xml:space="preserve">Figure </w:t>
      </w:r>
      <w:r w:rsidR="005545A4" w:rsidRPr="002C5702">
        <w:rPr>
          <w:sz w:val="18"/>
        </w:rPr>
        <w:fldChar w:fldCharType="begin"/>
      </w:r>
      <w:r w:rsidRPr="002C5702">
        <w:rPr>
          <w:sz w:val="18"/>
        </w:rPr>
        <w:instrText xml:space="preserve"> SEQ Figure \* ARABIC </w:instrText>
      </w:r>
      <w:r w:rsidR="005545A4" w:rsidRPr="002C5702">
        <w:rPr>
          <w:sz w:val="18"/>
        </w:rPr>
        <w:fldChar w:fldCharType="separate"/>
      </w:r>
      <w:r w:rsidRPr="002C5702">
        <w:rPr>
          <w:noProof/>
          <w:sz w:val="18"/>
        </w:rPr>
        <w:t>20</w:t>
      </w:r>
      <w:r w:rsidR="005545A4" w:rsidRPr="002C5702">
        <w:rPr>
          <w:sz w:val="18"/>
        </w:rPr>
        <w:fldChar w:fldCharType="end"/>
      </w:r>
      <w:bookmarkEnd w:id="910"/>
      <w:r w:rsidRPr="002C5702">
        <w:rPr>
          <w:sz w:val="18"/>
        </w:rPr>
        <w:t xml:space="preserve"> Evaluation results for a research object presented in XML format.</w:t>
      </w:r>
      <w:bookmarkEnd w:id="911"/>
    </w:p>
    <w:p w:rsidR="002C5702" w:rsidRDefault="002C5702" w:rsidP="003D3B22">
      <w:pPr>
        <w:rPr>
          <w:lang w:val="en-US"/>
        </w:rPr>
      </w:pPr>
    </w:p>
    <w:p w:rsidR="002C5702" w:rsidRPr="00ED1143" w:rsidRDefault="002C5702" w:rsidP="003D3B22">
      <w:pPr>
        <w:rPr>
          <w:lang w:val="en-US"/>
        </w:rPr>
      </w:pPr>
    </w:p>
    <w:p w:rsidR="005608B5" w:rsidRPr="00ED1143" w:rsidRDefault="005608B5" w:rsidP="0009146B">
      <w:pPr>
        <w:pStyle w:val="Heading2"/>
        <w:numPr>
          <w:numberingChange w:id="912" w:author="Graham Klyne" w:date="2013-07-18T09:00:00Z" w:original="%1:5:0:.%2:6:0:"/>
        </w:numPr>
      </w:pPr>
      <w:r w:rsidRPr="00ED1143">
        <w:t>Service interface and interactions</w:t>
      </w:r>
    </w:p>
    <w:p w:rsidR="00AB6199" w:rsidRDefault="00356F9A" w:rsidP="0009146B">
      <w:pPr>
        <w:pStyle w:val="NormalWeb"/>
        <w:tabs>
          <w:tab w:val="left" w:pos="0"/>
        </w:tabs>
        <w:spacing w:before="225" w:beforeAutospacing="0" w:after="225"/>
        <w:jc w:val="both"/>
        <w:rPr>
          <w:rFonts w:ascii="Arial" w:hAnsi="Arial" w:cs="Arial"/>
          <w:lang w:val="en-US"/>
        </w:rPr>
      </w:pPr>
      <w:r w:rsidRPr="00356F9A">
        <w:rPr>
          <w:rFonts w:ascii="Arial" w:hAnsi="Arial" w:cs="Arial"/>
          <w:lang w:val="en-US"/>
        </w:rPr>
        <w:t>Following the Wf4Ever architecture [D1.4v1] [D1.4v2]</w:t>
      </w:r>
      <w:r w:rsidRPr="00356F9A">
        <w:rPr>
          <w:rFonts w:ascii="Arial" w:hAnsi="Arial"/>
        </w:rPr>
        <w:t> the stability/reliability assessments are</w:t>
      </w:r>
      <w:r w:rsidRPr="00356F9A">
        <w:rPr>
          <w:rFonts w:ascii="Arial" w:hAnsi="Arial" w:cs="Arial"/>
          <w:lang w:val="en-US"/>
        </w:rPr>
        <w:t xml:space="preserve"> designed using REST web services and linked data.  The interaction between stability/reliability and the checklist evaluation is done by a simple HTTP GET operation.</w:t>
      </w:r>
      <w:r>
        <w:rPr>
          <w:rFonts w:ascii="Arial" w:hAnsi="Arial" w:cs="Arial"/>
          <w:lang w:val="en-US"/>
        </w:rPr>
        <w:t xml:space="preserve"> </w:t>
      </w:r>
      <w:r w:rsidR="005A6415">
        <w:rPr>
          <w:rFonts w:ascii="Arial" w:hAnsi="Arial" w:cs="Arial"/>
          <w:lang w:val="en-US"/>
        </w:rPr>
        <w:t>The st</w:t>
      </w:r>
      <w:r w:rsidR="00AB6199">
        <w:rPr>
          <w:rFonts w:ascii="Arial" w:hAnsi="Arial" w:cs="Arial"/>
          <w:lang w:val="en-US"/>
        </w:rPr>
        <w:t>ability and reliability services</w:t>
      </w:r>
      <w:r w:rsidR="005A6415">
        <w:rPr>
          <w:rFonts w:ascii="Arial" w:hAnsi="Arial" w:cs="Arial"/>
          <w:lang w:val="en-US"/>
        </w:rPr>
        <w:t xml:space="preserve"> are</w:t>
      </w:r>
      <w:r w:rsidR="005A6415" w:rsidRPr="00ED1143">
        <w:rPr>
          <w:rFonts w:ascii="Arial" w:hAnsi="Arial" w:cs="Arial"/>
          <w:lang w:val="en-US"/>
        </w:rPr>
        <w:t xml:space="preserve"> invoked by a simple HTTP GET operation,</w:t>
      </w:r>
      <w:r w:rsidR="00AB6199">
        <w:rPr>
          <w:rFonts w:ascii="Arial" w:hAnsi="Arial" w:cs="Arial"/>
          <w:lang w:val="en-US"/>
        </w:rPr>
        <w:t xml:space="preserve"> in which the RO URI is </w:t>
      </w:r>
      <w:r w:rsidR="005A6415" w:rsidRPr="00ED1143">
        <w:rPr>
          <w:rFonts w:ascii="Arial" w:hAnsi="Arial" w:cs="Arial"/>
          <w:lang w:val="en-US"/>
        </w:rPr>
        <w:t>encoded within the request URI</w:t>
      </w:r>
      <w:r w:rsidR="00AB6199">
        <w:rPr>
          <w:rFonts w:ascii="Arial" w:hAnsi="Arial" w:cs="Arial"/>
          <w:lang w:val="en-US"/>
        </w:rPr>
        <w:t xml:space="preserve"> (e.g. </w:t>
      </w:r>
      <w:r w:rsidR="00AB6199" w:rsidRPr="00AB6199">
        <w:rPr>
          <w:rFonts w:ascii="Arial" w:hAnsi="Arial" w:cs="Arial"/>
          <w:lang w:val="en-US"/>
        </w:rPr>
        <w:t>http://sandbox.wf4ever-project.org/decayMonitoring/rest/getReliability?RO=roUri)</w:t>
      </w:r>
      <w:r w:rsidR="005A6415" w:rsidRPr="00ED1143">
        <w:rPr>
          <w:rFonts w:ascii="Arial" w:hAnsi="Arial" w:cs="Arial"/>
          <w:lang w:val="en-US"/>
        </w:rPr>
        <w:t>. The evaluation result is the result of the GET operation. A complete description of the API can be found at the Wf4Ever project wiki page</w:t>
      </w:r>
      <w:r w:rsidR="005A6415">
        <w:rPr>
          <w:rStyle w:val="FootnoteReference"/>
          <w:rFonts w:ascii="Arial" w:hAnsi="Arial" w:cs="Arial"/>
          <w:lang w:val="en-US"/>
        </w:rPr>
        <w:footnoteReference w:id="60"/>
      </w:r>
      <w:r w:rsidR="005A6415" w:rsidRPr="00ED1143">
        <w:rPr>
          <w:rFonts w:ascii="Arial" w:hAnsi="Arial" w:cs="Arial"/>
          <w:lang w:val="en-US"/>
        </w:rPr>
        <w:t>.</w:t>
      </w:r>
      <w:r w:rsidR="00AB6199" w:rsidRPr="00ED1143">
        <w:rPr>
          <w:rFonts w:ascii="Arial" w:hAnsi="Arial" w:cs="Arial"/>
          <w:lang w:val="en-US"/>
        </w:rPr>
        <w:t xml:space="preserve"> </w:t>
      </w:r>
    </w:p>
    <w:p w:rsidR="005A6415" w:rsidRPr="00ED1143" w:rsidRDefault="00AB6199" w:rsidP="005A6415">
      <w:pPr>
        <w:pStyle w:val="NormalWeb"/>
        <w:spacing w:before="225" w:beforeAutospacing="0" w:after="225"/>
        <w:ind w:left="360"/>
        <w:jc w:val="both"/>
        <w:rPr>
          <w:rFonts w:ascii="Arial" w:hAnsi="Arial" w:cs="Arial"/>
          <w:lang w:val="en-US"/>
        </w:rPr>
      </w:pPr>
      <w:r>
        <w:rPr>
          <w:rFonts w:ascii="Arial" w:hAnsi="Arial" w:cs="Arial"/>
          <w:lang w:val="en-US"/>
        </w:rPr>
        <w:t xml:space="preserve">This service in turn interacts with the RO </w:t>
      </w:r>
      <w:r w:rsidR="00594677">
        <w:rPr>
          <w:rFonts w:ascii="Arial" w:hAnsi="Arial" w:cs="Arial"/>
          <w:lang w:val="en-US"/>
        </w:rPr>
        <w:t>through</w:t>
      </w:r>
      <w:r>
        <w:rPr>
          <w:rFonts w:ascii="Arial" w:hAnsi="Arial" w:cs="Arial"/>
          <w:lang w:val="en-US"/>
        </w:rPr>
        <w:t xml:space="preserve"> a daily executed evaluation storage component which uses the checklist service for retrieving the checklist results. Then </w:t>
      </w:r>
      <w:r w:rsidR="008412FD">
        <w:rPr>
          <w:rFonts w:ascii="Arial" w:hAnsi="Arial" w:cs="Arial"/>
          <w:lang w:val="en-US"/>
        </w:rPr>
        <w:t>the reliability</w:t>
      </w:r>
      <w:r>
        <w:rPr>
          <w:rFonts w:ascii="Arial" w:hAnsi="Arial" w:cs="Arial"/>
          <w:lang w:val="en-US"/>
        </w:rPr>
        <w:t xml:space="preserve"> service </w:t>
      </w:r>
      <w:r w:rsidR="008412FD">
        <w:rPr>
          <w:rFonts w:ascii="Arial" w:hAnsi="Arial" w:cs="Arial"/>
          <w:lang w:val="en-US"/>
        </w:rPr>
        <w:t xml:space="preserve">obtains these checklist results whenever an end user demands it and it calculates the completeness score for each checklist results. Afterwards the stability and reliability scores are calculated and returned to the client. The </w:t>
      </w:r>
      <w:fldSimple w:instr=" REF _Ref361758031 \h  \* MERGEFORMAT ">
        <w:r w:rsidR="008412FD" w:rsidRPr="008412FD">
          <w:rPr>
            <w:rFonts w:ascii="Arial" w:hAnsi="Arial" w:cs="Arial"/>
            <w:lang w:val="en-US"/>
          </w:rPr>
          <w:t>Figure 19</w:t>
        </w:r>
      </w:fldSimple>
      <w:r w:rsidR="008412FD">
        <w:rPr>
          <w:rFonts w:ascii="Arial" w:hAnsi="Arial" w:cs="Arial"/>
          <w:lang w:val="en-US"/>
        </w:rPr>
        <w:t xml:space="preserve"> shows this interaction between RODL, the checklist service, and the stability and reliability service during a typical call for obtaining the evaluation results of reliability and stability. </w:t>
      </w:r>
    </w:p>
    <w:p w:rsidR="00EC0B57" w:rsidRPr="005A6415" w:rsidRDefault="00EC0B57" w:rsidP="003D3B22">
      <w:pPr>
        <w:rPr>
          <w:lang w:val="en-US"/>
        </w:rPr>
      </w:pPr>
    </w:p>
    <w:p w:rsidR="000428FF" w:rsidRPr="00ED1143" w:rsidRDefault="0087509C" w:rsidP="0087509C">
      <w:pPr>
        <w:jc w:val="center"/>
      </w:pPr>
      <w:r>
        <w:rPr>
          <w:noProof/>
          <w:lang w:val="en-US" w:eastAsia="en-US"/>
        </w:rPr>
        <w:drawing>
          <wp:inline distT="0" distB="0" distL="0" distR="0">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4745171" cy="3431252"/>
                    </a:xfrm>
                    <a:prstGeom prst="rect">
                      <a:avLst/>
                    </a:prstGeom>
                  </pic:spPr>
                </pic:pic>
              </a:graphicData>
            </a:graphic>
          </wp:inline>
        </w:drawing>
      </w:r>
    </w:p>
    <w:p w:rsidR="00EA4011" w:rsidRPr="00ED1143" w:rsidRDefault="00EC0B57" w:rsidP="003D3B22">
      <w:pPr>
        <w:pStyle w:val="Caption"/>
      </w:pPr>
      <w:bookmarkStart w:id="913" w:name="_Ref361758031"/>
      <w:bookmarkStart w:id="914" w:name="_Toc361755233"/>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19</w:t>
      </w:r>
      <w:r w:rsidR="005545A4" w:rsidRPr="00ED1143">
        <w:fldChar w:fldCharType="end"/>
      </w:r>
      <w:bookmarkEnd w:id="913"/>
      <w:r w:rsidRPr="00ED1143">
        <w:t xml:space="preserve"> Sequence diagram for reliability evaluation, access, and notification services.</w:t>
      </w:r>
      <w:bookmarkEnd w:id="914"/>
    </w:p>
    <w:p w:rsidR="00957E5F" w:rsidRPr="00ED1143" w:rsidRDefault="00957E5F" w:rsidP="003D3B22">
      <w:pPr>
        <w:rPr>
          <w:b/>
          <w:lang w:val="en-US"/>
        </w:rPr>
      </w:pPr>
    </w:p>
    <w:p w:rsidR="00B05BDA" w:rsidRPr="00ED1143" w:rsidRDefault="00B05BDA" w:rsidP="003D3B22">
      <w:pPr>
        <w:pStyle w:val="Caption"/>
        <w:rPr>
          <w:lang w:val="en-US"/>
        </w:rPr>
      </w:pPr>
    </w:p>
    <w:p w:rsidR="00455196" w:rsidRPr="00ED1143" w:rsidRDefault="00455196" w:rsidP="003D3B22">
      <w:pPr>
        <w:rPr>
          <w:lang w:val="en-US"/>
        </w:rPr>
      </w:pPr>
    </w:p>
    <w:p w:rsidR="009E6D4B" w:rsidRPr="00ED1143" w:rsidRDefault="009E6D4B" w:rsidP="0009146B">
      <w:pPr>
        <w:pStyle w:val="Heading2"/>
        <w:numPr>
          <w:numberingChange w:id="915" w:author="Graham Klyne" w:date="2013-07-18T09:00:00Z" w:original="%1:5:0:.%2:7:0:"/>
        </w:numPr>
      </w:pPr>
      <w:bookmarkStart w:id="916" w:name="_Toc361755211"/>
      <w:r w:rsidRPr="00ED1143">
        <w:t>Presentation of data</w:t>
      </w:r>
      <w:r w:rsidR="000749F6" w:rsidRPr="00ED1143">
        <w:t>: RO-Monitoring Tool</w:t>
      </w:r>
      <w:bookmarkEnd w:id="916"/>
    </w:p>
    <w:p w:rsidR="000749F6" w:rsidRPr="00ED1143" w:rsidRDefault="000749F6" w:rsidP="003D3B22">
      <w:pPr>
        <w:ind w:left="360"/>
        <w:rPr>
          <w:lang w:val="en-US"/>
        </w:rPr>
      </w:pPr>
      <w:r w:rsidRPr="00ED1143">
        <w:rPr>
          <w:lang w:val="en-US"/>
        </w:rPr>
        <w:t>The monitoring tool provides a visual and friendly way to explore daily evaluations of completeness alongside with its correspondent valu</w:t>
      </w:r>
      <w:r w:rsidR="00C94D19">
        <w:rPr>
          <w:lang w:val="en-US"/>
        </w:rPr>
        <w:t>es of stability and reliability</w:t>
      </w:r>
      <w:r w:rsidRPr="00ED1143">
        <w:rPr>
          <w:lang w:val="en-US"/>
        </w:rPr>
        <w:t xml:space="preserve"> provid</w:t>
      </w:r>
      <w:r w:rsidR="00C94D19">
        <w:rPr>
          <w:lang w:val="en-US"/>
        </w:rPr>
        <w:t>ing</w:t>
      </w:r>
      <w:r w:rsidRPr="00ED1143">
        <w:rPr>
          <w:lang w:val="en-US"/>
        </w:rPr>
        <w:t xml:space="preserv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w:t>
      </w:r>
      <w:commentRangeStart w:id="917"/>
      <w:r w:rsidRPr="00ED1143">
        <w:rPr>
          <w:lang w:val="en-US"/>
        </w:rPr>
        <w:t>T</w:t>
      </w:r>
      <w:r w:rsidR="007518B6" w:rsidRPr="00ED1143">
        <w:rPr>
          <w:lang w:val="en-US"/>
        </w:rPr>
        <w:t xml:space="preserve">he </w:t>
      </w:r>
      <w:r w:rsidRPr="00ED1143">
        <w:rPr>
          <w:lang w:val="en-US"/>
        </w:rPr>
        <w:t>monitoring tool</w:t>
      </w:r>
      <w:r w:rsidR="007518B6" w:rsidRPr="00ED1143">
        <w:rPr>
          <w:lang w:val="en-US"/>
        </w:rPr>
        <w:t xml:space="preserve"> application</w:t>
      </w:r>
      <w:r w:rsidRPr="00ED1143">
        <w:rPr>
          <w:lang w:val="en-US"/>
        </w:rPr>
        <w:t xml:space="preserve"> is</w:t>
      </w:r>
      <w:r w:rsidR="00AB73E0">
        <w:rPr>
          <w:lang w:val="en-US"/>
        </w:rPr>
        <w:t xml:space="preserve"> available at</w:t>
      </w:r>
      <w:r w:rsidR="00AB73E0">
        <w:rPr>
          <w:rStyle w:val="FootnoteReference"/>
          <w:lang w:val="en-US"/>
        </w:rPr>
        <w:footnoteReference w:id="61"/>
      </w:r>
      <w:commentRangeEnd w:id="917"/>
      <w:r w:rsidR="00665FC2">
        <w:rPr>
          <w:rStyle w:val="CommentReference"/>
          <w:vanish/>
        </w:rPr>
        <w:commentReference w:id="917"/>
      </w:r>
    </w:p>
    <w:p w:rsidR="00455196" w:rsidRPr="008E6E18" w:rsidRDefault="005545A4" w:rsidP="008E6E18">
      <w:pPr>
        <w:rPr>
          <w:lang w:val="en-US"/>
        </w:rPr>
      </w:pPr>
      <w:r w:rsidRPr="005545A4">
        <w:rPr>
          <w:noProof/>
          <w:lang w:val="es-ES"/>
        </w:rPr>
        <w:pict>
          <v:rect id="71 Rectángulo" o:spid="_x0000_s1027" style="position:absolute;left:0;text-align:left;margin-left:42.05pt;margin-top:10.45pt;width:412.7pt;height:293pt;z-index:-2516551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39 -55 -39 21600 21678 21600 21678 -55 -39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5F6A51" w:rsidRPr="00455196" w:rsidRDefault="005F6A5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5F6A51" w:rsidRPr="0027369E" w:rsidRDefault="005F6A51" w:rsidP="00455196">
                  <w:pPr>
                    <w:rPr>
                      <w:rFonts w:ascii="Consolas" w:hAnsi="Consolas"/>
                      <w:color w:val="000000" w:themeColor="text1"/>
                      <w:sz w:val="18"/>
                      <w:szCs w:val="18"/>
                      <w:lang w:val="en-US"/>
                    </w:rPr>
                  </w:pPr>
                </w:p>
                <w:p w:rsidR="005F6A51" w:rsidRPr="0027369E" w:rsidRDefault="005F6A51" w:rsidP="00455196">
                  <w:pPr>
                    <w:rPr>
                      <w:lang w:val="en-US"/>
                    </w:rPr>
                  </w:pPr>
                </w:p>
              </w:txbxContent>
            </v:textbox>
            <w10:wrap type="tight"/>
          </v:rect>
        </w:pict>
      </w:r>
    </w:p>
    <w:p w:rsidR="00455196" w:rsidRPr="00ED1143" w:rsidRDefault="00455196" w:rsidP="003D3B22">
      <w:pPr>
        <w:pStyle w:val="Caption"/>
      </w:pPr>
      <w:bookmarkStart w:id="918" w:name="_Toc361755235"/>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21</w:t>
      </w:r>
      <w:r w:rsidR="005545A4" w:rsidRPr="00ED1143">
        <w:fldChar w:fldCharType="end"/>
      </w:r>
      <w:r w:rsidRPr="00ED1143">
        <w:t xml:space="preserve"> </w:t>
      </w:r>
      <w:r w:rsidR="000A0AC4" w:rsidRPr="00ED1143">
        <w:t xml:space="preserve">Stability and Reliability evaluation </w:t>
      </w:r>
      <w:r w:rsidR="009B0853">
        <w:t xml:space="preserve">results </w:t>
      </w:r>
      <w:r w:rsidR="000A0AC4" w:rsidRPr="00ED1143">
        <w:t>presented in XML format.</w:t>
      </w:r>
      <w:bookmarkEnd w:id="918"/>
      <w:r w:rsidR="000A0AC4" w:rsidRPr="00ED1143">
        <w:t xml:space="preserve"> </w:t>
      </w:r>
    </w:p>
    <w:p w:rsidR="00455196" w:rsidRPr="00ED1143" w:rsidRDefault="00455196" w:rsidP="003D3B22"/>
    <w:p w:rsidR="000749F6" w:rsidRPr="00ED1143" w:rsidRDefault="000749F6" w:rsidP="0009146B">
      <w:pPr>
        <w:pStyle w:val="Heading2"/>
        <w:numPr>
          <w:numberingChange w:id="919" w:author="Graham Klyne" w:date="2013-07-18T09:00:00Z" w:original="%1:5:0:.%2:8:0:"/>
        </w:numPr>
      </w:pPr>
      <w:bookmarkStart w:id="920" w:name="_Toc361755212"/>
      <w:r w:rsidRPr="00ED1143">
        <w:t>Evaluation of monitoring tool</w:t>
      </w:r>
      <w:bookmarkEnd w:id="920"/>
    </w:p>
    <w:p w:rsidR="00F4184D" w:rsidRPr="00ED1143" w:rsidRDefault="00F4184D" w:rsidP="003D3B22">
      <w:pPr>
        <w:ind w:left="360"/>
        <w:rPr>
          <w:lang w:val="en-US"/>
        </w:rPr>
      </w:pPr>
      <w:r w:rsidRPr="00ED1143">
        <w:rPr>
          <w:lang w:val="en-US"/>
        </w:rPr>
        <w:t xml:space="preserve">This section shows the </w:t>
      </w:r>
      <w:r w:rsidR="00C94D19">
        <w:rPr>
          <w:lang w:val="en-US"/>
        </w:rPr>
        <w:t>tools</w:t>
      </w:r>
      <w:r w:rsidRPr="00ED1143">
        <w:rPr>
          <w:lang w:val="en-US"/>
        </w:rPr>
        <w:t xml:space="preserve"> used for the monitorization and for the improvement of the user experience by providing to them visualization tools of the above introduced quality dimensions. This monitoring tool is integrated in the Wf4Ever Sandbox and is available at</w:t>
      </w:r>
      <w:r w:rsidRPr="00ED1143">
        <w:rPr>
          <w:vertAlign w:val="superscript"/>
        </w:rPr>
        <w:footnoteReference w:id="62"/>
      </w:r>
      <w:r w:rsidRPr="00ED1143">
        <w:rPr>
          <w:lang w:val="en-US"/>
        </w:rPr>
        <w:t xml:space="preserve">. We also explain the implementation done towards the generation of that live demo and the APIs that we have specified for allowing the reuse of the services for any other purposes inside or outside of the project. </w:t>
      </w:r>
    </w:p>
    <w:p w:rsidR="000749F6" w:rsidRPr="00ED1143" w:rsidRDefault="000749F6" w:rsidP="003D3B22">
      <w:pPr>
        <w:ind w:left="360"/>
        <w:rPr>
          <w:lang w:val="en-US"/>
        </w:rPr>
      </w:pPr>
      <w:r w:rsidRPr="00ED1143">
        <w:rPr>
          <w:lang w:val="en-US"/>
        </w:rPr>
        <w:t>We have done a first evaluation of the monitoring tool to measure the potential benefit for a successful reuse of taking into account a historical perspective on the health of scientific workflows, represented by the reliability score, as opposed to instantaneous quality measures like the completeness value. We simulated a year of changes over a hundred workflows based on the data we obtained on the study of decay explained in the introduction for reliability section. Those simulations were presented to a set of scientists that had access to the first 274 days of the history of simulations and based on that decide if they would reuse that Research Objects or not by answering two questions: 1.Would you reuse this workflow for your own experiments today?, and 2.Would you use it in three months from now?.</w:t>
      </w:r>
    </w:p>
    <w:p w:rsidR="000749F6" w:rsidRPr="00ED1143" w:rsidRDefault="000749F6" w:rsidP="003D3B22">
      <w:pPr>
        <w:ind w:left="360"/>
        <w:rPr>
          <w:lang w:val="en-US"/>
        </w:rPr>
      </w:pPr>
      <w:r w:rsidRPr="00ED1143">
        <w:rPr>
          <w:lang w:val="en-US"/>
        </w:rPr>
        <w:t>We compared the results of these questions with the full history of reliability against the same question after seeing only an isolated completeness evaluation in day 274.</w:t>
      </w:r>
    </w:p>
    <w:p w:rsidR="000749F6" w:rsidRPr="00ED1143" w:rsidRDefault="000749F6" w:rsidP="003D3B22">
      <w:pPr>
        <w:ind w:left="360"/>
        <w:rPr>
          <w:lang w:val="en-US"/>
        </w:rPr>
      </w:pPr>
      <w:r w:rsidRPr="00ED1143">
        <w:rPr>
          <w:lang w:val="en-US"/>
        </w:rPr>
        <w:t>Seeing our results we can say that their choice using the monitoring tool was 76% better than without it. We can confirm based on our evaluation that the use of reliability score improves the 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ED1143" w:rsidRDefault="000A0AC4" w:rsidP="003D3B22">
      <w:pPr>
        <w:ind w:left="360"/>
        <w:jc w:val="center"/>
        <w:rPr>
          <w:lang w:val="en-US"/>
        </w:rPr>
      </w:pPr>
      <w:r w:rsidRPr="00ED1143">
        <w:rPr>
          <w:noProof/>
          <w:lang w:val="en-US" w:eastAsia="en-US"/>
        </w:rPr>
        <w:drawing>
          <wp:inline distT="0" distB="0" distL="0" distR="0">
            <wp:extent cx="5400040" cy="3640353"/>
            <wp:effectExtent l="1905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0" cstate="print"/>
                    <a:srcRect/>
                    <a:stretch>
                      <a:fillRect/>
                    </a:stretch>
                  </pic:blipFill>
                  <pic:spPr bwMode="auto">
                    <a:xfrm>
                      <a:off x="0" y="0"/>
                      <a:ext cx="5400040" cy="3640353"/>
                    </a:xfrm>
                    <a:prstGeom prst="rect">
                      <a:avLst/>
                    </a:prstGeom>
                    <a:noFill/>
                  </pic:spPr>
                </pic:pic>
              </a:graphicData>
            </a:graphic>
          </wp:inline>
        </w:drawing>
      </w:r>
    </w:p>
    <w:p w:rsidR="009E6D4B" w:rsidRPr="00ED1143" w:rsidRDefault="000A0AC4" w:rsidP="003D3B22">
      <w:pPr>
        <w:pStyle w:val="Caption"/>
      </w:pPr>
      <w:bookmarkStart w:id="921" w:name="_Toc361755236"/>
      <w:r w:rsidRPr="00ED1143">
        <w:t xml:space="preserve">Figure </w:t>
      </w:r>
      <w:r w:rsidR="005545A4" w:rsidRPr="00ED1143">
        <w:fldChar w:fldCharType="begin"/>
      </w:r>
      <w:r w:rsidRPr="00ED1143">
        <w:instrText xml:space="preserve"> SEQ Figure \* ARABIC </w:instrText>
      </w:r>
      <w:r w:rsidR="005545A4" w:rsidRPr="00ED1143">
        <w:fldChar w:fldCharType="separate"/>
      </w:r>
      <w:r w:rsidR="00322866">
        <w:rPr>
          <w:noProof/>
        </w:rPr>
        <w:t>22</w:t>
      </w:r>
      <w:r w:rsidR="005545A4" w:rsidRPr="00ED1143">
        <w:fldChar w:fldCharType="end"/>
      </w:r>
      <w:r w:rsidRPr="00ED1143">
        <w:t xml:space="preserve"> Wf4Ever RO-Monitoring Tool</w:t>
      </w:r>
      <w:bookmarkEnd w:id="921"/>
    </w:p>
    <w:p w:rsidR="002D42CA" w:rsidRPr="00ED1143" w:rsidRDefault="002D42CA" w:rsidP="003D3B22">
      <w:pPr>
        <w:rPr>
          <w:lang w:val="en-US"/>
        </w:rPr>
      </w:pPr>
    </w:p>
    <w:p w:rsidR="00E95CE0" w:rsidRDefault="00357569" w:rsidP="003D3B22">
      <w:pPr>
        <w:pStyle w:val="Heading1"/>
        <w:numPr>
          <w:numberingChange w:id="922" w:author="Graham Klyne" w:date="2013-07-18T09:00:00Z" w:original="%1:6:0:"/>
        </w:numPr>
        <w:spacing w:line="360" w:lineRule="auto"/>
      </w:pPr>
      <w:bookmarkStart w:id="923" w:name="_Toc330919340"/>
      <w:bookmarkStart w:id="924" w:name="_Toc330919341"/>
      <w:bookmarkStart w:id="925" w:name="_Toc330919342"/>
      <w:bookmarkStart w:id="926" w:name="_Toc330919346"/>
      <w:bookmarkStart w:id="927" w:name="_Toc330919347"/>
      <w:bookmarkStart w:id="928" w:name="_Toc330919349"/>
      <w:bookmarkStart w:id="929" w:name="_Toc330919354"/>
      <w:bookmarkStart w:id="930" w:name="_Toc330919355"/>
      <w:bookmarkStart w:id="931" w:name="_Toc330919356"/>
      <w:bookmarkStart w:id="932" w:name="_Toc330919357"/>
      <w:bookmarkStart w:id="933" w:name="_Toc330919359"/>
      <w:bookmarkStart w:id="934" w:name="_Toc330919360"/>
      <w:bookmarkStart w:id="935" w:name="_Toc330919361"/>
      <w:bookmarkStart w:id="936" w:name="_Toc330919362"/>
      <w:bookmarkStart w:id="937" w:name="_Toc330919366"/>
      <w:bookmarkStart w:id="938" w:name="_Toc330919367"/>
      <w:bookmarkStart w:id="939" w:name="_Toc330919368"/>
      <w:bookmarkStart w:id="940" w:name="_Toc330919369"/>
      <w:bookmarkStart w:id="941" w:name="_Toc330919370"/>
      <w:bookmarkStart w:id="942" w:name="_Toc330919371"/>
      <w:bookmarkStart w:id="943" w:name="_Toc330919372"/>
      <w:bookmarkStart w:id="944" w:name="_Toc330919373"/>
      <w:bookmarkStart w:id="945" w:name="_Toc330919374"/>
      <w:bookmarkStart w:id="946" w:name="_Toc330919375"/>
      <w:bookmarkStart w:id="947" w:name="_Toc330919376"/>
      <w:bookmarkStart w:id="948" w:name="_Toc330919377"/>
      <w:bookmarkStart w:id="949" w:name="_Toc330919378"/>
      <w:bookmarkStart w:id="950" w:name="_Toc330919379"/>
      <w:bookmarkStart w:id="951" w:name="_Toc330919380"/>
      <w:bookmarkStart w:id="952" w:name="_Toc330919381"/>
      <w:bookmarkStart w:id="953" w:name="_Toc330919382"/>
      <w:bookmarkStart w:id="954" w:name="_Toc330919383"/>
      <w:bookmarkStart w:id="955" w:name="_Toc330919384"/>
      <w:bookmarkStart w:id="956" w:name="_Toc330919387"/>
      <w:bookmarkStart w:id="957" w:name="_Toc330919388"/>
      <w:bookmarkStart w:id="958" w:name="_Toc330919389"/>
      <w:bookmarkStart w:id="959" w:name="_Toc330919394"/>
      <w:bookmarkStart w:id="960" w:name="_Toc330919395"/>
      <w:bookmarkStart w:id="961" w:name="_Toc330919396"/>
      <w:bookmarkStart w:id="962" w:name="_Toc330919397"/>
      <w:bookmarkStart w:id="963" w:name="_Toc330919398"/>
      <w:bookmarkStart w:id="964" w:name="_Toc330919399"/>
      <w:bookmarkStart w:id="965" w:name="_Toc330919400"/>
      <w:bookmarkStart w:id="966" w:name="_Toc330919404"/>
      <w:bookmarkStart w:id="967" w:name="_Toc330919405"/>
      <w:bookmarkStart w:id="968" w:name="_Toc330919406"/>
      <w:bookmarkStart w:id="969" w:name="_Toc330919407"/>
      <w:bookmarkStart w:id="970" w:name="_Toc330919408"/>
      <w:bookmarkStart w:id="971" w:name="_Toc330919409"/>
      <w:bookmarkStart w:id="972" w:name="_Toc330919410"/>
      <w:bookmarkStart w:id="973" w:name="_Toc330919411"/>
      <w:bookmarkStart w:id="974" w:name="_Toc330919412"/>
      <w:bookmarkStart w:id="975" w:name="_Toc330919413"/>
      <w:bookmarkStart w:id="976" w:name="_Toc330919415"/>
      <w:bookmarkStart w:id="977" w:name="_Toc330919416"/>
      <w:bookmarkStart w:id="978" w:name="_Toc330919418"/>
      <w:bookmarkStart w:id="979" w:name="_Toc330919419"/>
      <w:bookmarkStart w:id="980" w:name="_Toc330919421"/>
      <w:bookmarkStart w:id="981" w:name="_Toc330919422"/>
      <w:bookmarkStart w:id="982" w:name="_Toc330919423"/>
      <w:bookmarkStart w:id="983" w:name="_Toc330919424"/>
      <w:bookmarkStart w:id="984" w:name="_Toc330919425"/>
      <w:bookmarkStart w:id="985" w:name="_Toc330919427"/>
      <w:bookmarkStart w:id="986" w:name="_Toc330919428"/>
      <w:bookmarkStart w:id="987" w:name="_Toc330919429"/>
      <w:bookmarkStart w:id="988" w:name="_Toc330919430"/>
      <w:bookmarkStart w:id="989" w:name="_Toc330919432"/>
      <w:bookmarkStart w:id="990" w:name="_Toc330919433"/>
      <w:bookmarkStart w:id="991" w:name="_Toc330919434"/>
      <w:bookmarkStart w:id="992" w:name="_Toc330919435"/>
      <w:bookmarkStart w:id="993" w:name="_Toc330919443"/>
      <w:bookmarkStart w:id="994" w:name="_Toc330919444"/>
      <w:bookmarkStart w:id="995" w:name="_Toc330919445"/>
      <w:bookmarkStart w:id="996" w:name="_Toc330919446"/>
      <w:bookmarkStart w:id="997" w:name="_Toc330919447"/>
      <w:bookmarkStart w:id="998" w:name="_Toc330919448"/>
      <w:bookmarkStart w:id="999" w:name="_Toc330919449"/>
      <w:bookmarkStart w:id="1000" w:name="_Toc330919450"/>
      <w:bookmarkStart w:id="1001" w:name="_Ref331415410"/>
      <w:bookmarkStart w:id="1002" w:name="_Toc361755213"/>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r w:rsidRPr="00ED1143">
        <w:t>Conclusions</w:t>
      </w:r>
      <w:bookmarkEnd w:id="1001"/>
      <w:bookmarkEnd w:id="1002"/>
    </w:p>
    <w:p w:rsidR="00396A31" w:rsidRDefault="00AB73E0" w:rsidP="00AB73E0">
      <w:pPr>
        <w:rPr>
          <w:rFonts w:cs="Arial"/>
          <w:lang w:val="en-US"/>
        </w:rPr>
      </w:pPr>
      <w:r>
        <w:t>This document has presented the work done on the development of Wf4Ever integrity and authenticity (I&amp;A) focusing on the Phase II period</w:t>
      </w:r>
      <w:del w:id="1003" w:author="Graham Klyne" w:date="2013-07-18T12:55:00Z">
        <w:r w:rsidDel="005F6A51">
          <w:delText xml:space="preserve"> of time</w:delText>
        </w:r>
      </w:del>
      <w:r>
        <w:t xml:space="preserve">. </w:t>
      </w:r>
      <w:del w:id="1004" w:author="Graham Klyne" w:date="2013-07-18T12:55:00Z">
        <w:r w:rsidDel="005F6A51">
          <w:delText xml:space="preserve">By </w:delText>
        </w:r>
      </w:del>
      <w:ins w:id="1005" w:author="Graham Klyne" w:date="2013-07-18T12:55:00Z">
        <w:r w:rsidR="005F6A51">
          <w:t xml:space="preserve">During </w:t>
        </w:r>
      </w:ins>
      <w:r>
        <w:t>Phase II</w:t>
      </w:r>
      <w:ins w:id="1006" w:author="Graham Klyne" w:date="2013-07-18T12:55:00Z">
        <w:r w:rsidR="005F6A51">
          <w:t>, the standardization effort of t</w:t>
        </w:r>
        <w:r w:rsidR="005F6A51" w:rsidRPr="00ED1143">
          <w:rPr>
            <w:rFonts w:cs="Arial"/>
            <w:lang w:val="en-US"/>
          </w:rPr>
          <w:t>he</w:t>
        </w:r>
        <w:r w:rsidR="005F6A51" w:rsidRPr="00ED1143">
          <w:rPr>
            <w:rStyle w:val="apple-converted-space"/>
            <w:rFonts w:cs="Arial"/>
            <w:lang w:val="en-US"/>
          </w:rPr>
          <w:t> </w:t>
        </w:r>
        <w:r w:rsidR="005F6A51" w:rsidRPr="00ED1143">
          <w:rPr>
            <w:rFonts w:cs="Arial"/>
            <w:lang w:val="en-US"/>
          </w:rPr>
          <w:t>World Wide Web Consortium (W3C)</w:t>
        </w:r>
        <w:r w:rsidR="005F6A51" w:rsidRPr="00ED1143">
          <w:rPr>
            <w:rStyle w:val="FootnoteReference"/>
            <w:rFonts w:cs="Arial"/>
            <w:lang w:val="en-US"/>
          </w:rPr>
          <w:footnoteReference w:id="63"/>
        </w:r>
        <w:r w:rsidR="005F6A51" w:rsidRPr="00ED1143">
          <w:rPr>
            <w:rStyle w:val="apple-converted-space"/>
            <w:rFonts w:cs="Arial"/>
            <w:lang w:val="en-US"/>
          </w:rPr>
          <w:t> </w:t>
        </w:r>
        <w:r w:rsidR="005F6A51" w:rsidRPr="00ED1143">
          <w:rPr>
            <w:rFonts w:cs="Arial"/>
            <w:lang w:val="en-US"/>
          </w:rPr>
          <w:t xml:space="preserve"> </w:t>
        </w:r>
        <w:r w:rsidR="005F6A51">
          <w:rPr>
            <w:rFonts w:cs="Arial"/>
            <w:lang w:val="en-US"/>
          </w:rPr>
          <w:t>for the creation of a provenance standard</w:t>
        </w:r>
        <w:r w:rsidR="005F6A51" w:rsidDel="005F6A51">
          <w:t xml:space="preserve"> </w:t>
        </w:r>
      </w:ins>
      <w:del w:id="1010" w:author="Graham Klyne" w:date="2013-07-18T12:55:00Z">
        <w:r w:rsidDel="005F6A51">
          <w:delText xml:space="preserve"> </w:delText>
        </w:r>
        <w:r w:rsidR="002D2542" w:rsidDel="005F6A51">
          <w:delText xml:space="preserve">it </w:delText>
        </w:r>
      </w:del>
      <w:r w:rsidR="002D2542">
        <w:t>has been</w:t>
      </w:r>
      <w:r w:rsidR="00F9079F">
        <w:t xml:space="preserve"> finished</w:t>
      </w:r>
      <w:del w:id="1011" w:author="Graham Klyne" w:date="2013-07-18T12:55:00Z">
        <w:r w:rsidR="00F9079F" w:rsidDel="005F6A51">
          <w:delText xml:space="preserve"> the standardization </w:delText>
        </w:r>
        <w:r w:rsidR="00C450BD" w:rsidDel="005F6A51">
          <w:delText xml:space="preserve">effort </w:delText>
        </w:r>
        <w:r w:rsidR="00F9079F" w:rsidDel="005F6A51">
          <w:delText xml:space="preserve">of </w:delText>
        </w:r>
        <w:r w:rsidR="00C450BD" w:rsidDel="005F6A51">
          <w:delText>t</w:delText>
        </w:r>
        <w:r w:rsidR="00C450BD" w:rsidRPr="00ED1143" w:rsidDel="005F6A51">
          <w:rPr>
            <w:rFonts w:cs="Arial"/>
            <w:lang w:val="en-US"/>
          </w:rPr>
          <w:delText>he</w:delText>
        </w:r>
        <w:r w:rsidR="00C450BD" w:rsidRPr="00ED1143" w:rsidDel="005F6A51">
          <w:rPr>
            <w:rStyle w:val="apple-converted-space"/>
            <w:rFonts w:cs="Arial"/>
            <w:lang w:val="en-US"/>
          </w:rPr>
          <w:delText> </w:delText>
        </w:r>
        <w:r w:rsidR="00C450BD" w:rsidRPr="00ED1143" w:rsidDel="005F6A51">
          <w:rPr>
            <w:rFonts w:cs="Arial"/>
            <w:lang w:val="en-US"/>
          </w:rPr>
          <w:delText>World Wide Web Consortium (W3C)</w:delText>
        </w:r>
        <w:r w:rsidR="00C450BD" w:rsidRPr="00ED1143" w:rsidDel="005F6A51">
          <w:rPr>
            <w:rStyle w:val="FootnoteReference"/>
            <w:rFonts w:cs="Arial"/>
            <w:lang w:val="en-US"/>
          </w:rPr>
          <w:footnoteReference w:id="64"/>
        </w:r>
        <w:r w:rsidR="00C450BD" w:rsidRPr="00ED1143" w:rsidDel="005F6A51">
          <w:rPr>
            <w:rStyle w:val="apple-converted-space"/>
            <w:rFonts w:cs="Arial"/>
            <w:lang w:val="en-US"/>
          </w:rPr>
          <w:delText> </w:delText>
        </w:r>
        <w:r w:rsidR="00C450BD" w:rsidRPr="00ED1143" w:rsidDel="005F6A51">
          <w:rPr>
            <w:rFonts w:cs="Arial"/>
            <w:lang w:val="en-US"/>
          </w:rPr>
          <w:delText xml:space="preserve"> </w:delText>
        </w:r>
        <w:r w:rsidR="00EE22C1" w:rsidDel="005F6A51">
          <w:rPr>
            <w:rFonts w:cs="Arial"/>
            <w:lang w:val="en-US"/>
          </w:rPr>
          <w:delText xml:space="preserve">for </w:delText>
        </w:r>
        <w:r w:rsidR="00AF4A23" w:rsidDel="005F6A51">
          <w:rPr>
            <w:rFonts w:cs="Arial"/>
            <w:lang w:val="en-US"/>
          </w:rPr>
          <w:delText>the creation of</w:delText>
        </w:r>
        <w:r w:rsidR="00396A31" w:rsidDel="005F6A51">
          <w:rPr>
            <w:rFonts w:cs="Arial"/>
            <w:lang w:val="en-US"/>
          </w:rPr>
          <w:delText xml:space="preserve"> a provenance standard</w:delText>
        </w:r>
      </w:del>
      <w:r w:rsidR="00396A31">
        <w:rPr>
          <w:rFonts w:cs="Arial"/>
          <w:lang w:val="en-US"/>
        </w:rPr>
        <w:t>. The result of this effort has been</w:t>
      </w:r>
      <w:r w:rsidR="00AF4A23">
        <w:rPr>
          <w:rFonts w:cs="Arial"/>
          <w:lang w:val="en-US"/>
        </w:rPr>
        <w:t xml:space="preserve"> the</w:t>
      </w:r>
      <w:r w:rsidR="00C450BD" w:rsidRPr="00ED1143">
        <w:rPr>
          <w:rFonts w:cs="Arial"/>
          <w:lang w:val="en-US"/>
        </w:rPr>
        <w:t xml:space="preserve"> </w:t>
      </w:r>
      <w:del w:id="1014" w:author="Graham Klyne" w:date="2013-07-18T12:56:00Z">
        <w:r w:rsidR="00C450BD" w:rsidDel="005F6A51">
          <w:rPr>
            <w:rFonts w:cs="Arial"/>
            <w:lang w:val="en-US"/>
          </w:rPr>
          <w:delText>W3C PROV-O</w:delText>
        </w:r>
      </w:del>
      <w:ins w:id="1015" w:author="Graham Klyne" w:date="2013-07-18T12:56:00Z">
        <w:r w:rsidR="005F6A51">
          <w:rPr>
            <w:rFonts w:cs="Arial"/>
            <w:lang w:val="en-US"/>
          </w:rPr>
          <w:t xml:space="preserve">Family of W3C PROV standards, </w:t>
        </w:r>
      </w:ins>
      <w:del w:id="1016" w:author="Graham Klyne" w:date="2013-07-18T12:56:00Z">
        <w:r w:rsidR="00C450BD" w:rsidDel="005F6A51">
          <w:rPr>
            <w:rFonts w:cs="Arial"/>
            <w:lang w:val="en-US"/>
          </w:rPr>
          <w:delText xml:space="preserve"> standard</w:delText>
        </w:r>
      </w:del>
      <w:ins w:id="1017" w:author="Graham Klyne" w:date="2013-07-18T12:56:00Z">
        <w:r w:rsidR="005F6A51">
          <w:rPr>
            <w:rFonts w:cs="Arial"/>
            <w:lang w:val="en-US"/>
          </w:rPr>
          <w:t>including the PROV-O</w:t>
        </w:r>
      </w:ins>
      <w:r w:rsidR="00C450BD">
        <w:rPr>
          <w:rFonts w:cs="Arial"/>
          <w:lang w:val="en-US"/>
        </w:rPr>
        <w:t xml:space="preserve"> ontology</w:t>
      </w:r>
      <w:ins w:id="1018" w:author="Graham Klyne" w:date="2013-07-18T12:56:00Z">
        <w:r w:rsidR="005F6A51">
          <w:rPr>
            <w:rFonts w:cs="Arial"/>
            <w:lang w:val="en-US"/>
          </w:rPr>
          <w:t>,</w:t>
        </w:r>
      </w:ins>
      <w:r w:rsidR="002D2542">
        <w:rPr>
          <w:rFonts w:cs="Arial"/>
          <w:lang w:val="en-US"/>
        </w:rPr>
        <w:t xml:space="preserve"> </w:t>
      </w:r>
      <w:del w:id="1019" w:author="Graham Klyne" w:date="2013-07-18T12:56:00Z">
        <w:r w:rsidR="002D2542" w:rsidDel="005F6A51">
          <w:rPr>
            <w:rFonts w:cs="Arial"/>
            <w:lang w:val="en-US"/>
          </w:rPr>
          <w:delText xml:space="preserve">where </w:delText>
        </w:r>
      </w:del>
      <w:ins w:id="1020" w:author="Graham Klyne" w:date="2013-07-18T12:56:00Z">
        <w:r w:rsidR="005F6A51">
          <w:rPr>
            <w:rFonts w:cs="Arial"/>
            <w:lang w:val="en-US"/>
          </w:rPr>
          <w:t xml:space="preserve">in which </w:t>
        </w:r>
      </w:ins>
      <w:del w:id="1021" w:author="Graham Klyne" w:date="2013-07-18T12:56:00Z">
        <w:r w:rsidR="00396A31" w:rsidDel="005F6A51">
          <w:rPr>
            <w:rFonts w:cs="Arial"/>
            <w:lang w:val="en-US"/>
          </w:rPr>
          <w:delText xml:space="preserve">several </w:delText>
        </w:r>
        <w:r w:rsidR="002D2542" w:rsidDel="005F6A51">
          <w:rPr>
            <w:rFonts w:cs="Arial"/>
            <w:lang w:val="en-US"/>
          </w:rPr>
          <w:delText xml:space="preserve">members of the </w:delText>
        </w:r>
      </w:del>
      <w:r w:rsidR="002D2542">
        <w:rPr>
          <w:rFonts w:cs="Arial"/>
          <w:lang w:val="en-US"/>
        </w:rPr>
        <w:t xml:space="preserve">Wf4Ever project </w:t>
      </w:r>
      <w:del w:id="1022" w:author="Graham Klyne" w:date="2013-07-18T12:56:00Z">
        <w:r w:rsidR="00396A31" w:rsidDel="005F6A51">
          <w:rPr>
            <w:rFonts w:cs="Arial"/>
            <w:lang w:val="en-US"/>
          </w:rPr>
          <w:delText xml:space="preserve">have </w:delText>
        </w:r>
      </w:del>
      <w:ins w:id="1023" w:author="Graham Klyne" w:date="2013-07-18T12:56:00Z">
        <w:r w:rsidR="005F6A51">
          <w:rPr>
            <w:rFonts w:cs="Arial"/>
            <w:lang w:val="en-US"/>
          </w:rPr>
          <w:t xml:space="preserve">members have been substantial </w:t>
        </w:r>
      </w:ins>
      <w:del w:id="1024" w:author="Graham Klyne" w:date="2013-07-18T12:57:00Z">
        <w:r w:rsidR="00396A31" w:rsidDel="005F6A51">
          <w:rPr>
            <w:rFonts w:cs="Arial"/>
            <w:lang w:val="en-US"/>
          </w:rPr>
          <w:delText>contributed</w:delText>
        </w:r>
      </w:del>
      <w:ins w:id="1025" w:author="Graham Klyne" w:date="2013-07-18T12:57:00Z">
        <w:r w:rsidR="005F6A51">
          <w:rPr>
            <w:rFonts w:cs="Arial"/>
            <w:lang w:val="en-US"/>
          </w:rPr>
          <w:t>contributors</w:t>
        </w:r>
      </w:ins>
      <w:r w:rsidR="002D2542">
        <w:rPr>
          <w:rFonts w:cs="Arial"/>
          <w:lang w:val="en-US"/>
        </w:rPr>
        <w:t>. W</w:t>
      </w:r>
      <w:r w:rsidR="00347EBC">
        <w:rPr>
          <w:rFonts w:cs="Arial"/>
          <w:lang w:val="en-US"/>
        </w:rPr>
        <w:t xml:space="preserve">e </w:t>
      </w:r>
      <w:ins w:id="1026" w:author="Graham Klyne" w:date="2013-07-18T12:57:00Z">
        <w:r w:rsidR="005F6A51">
          <w:rPr>
            <w:rFonts w:cs="Arial"/>
            <w:lang w:val="en-US"/>
          </w:rPr>
          <w:t xml:space="preserve">have </w:t>
        </w:r>
      </w:ins>
      <w:r w:rsidR="00347EBC">
        <w:rPr>
          <w:rFonts w:cs="Arial"/>
          <w:lang w:val="en-US"/>
        </w:rPr>
        <w:t xml:space="preserve">also </w:t>
      </w:r>
      <w:del w:id="1027" w:author="Graham Klyne" w:date="2013-07-18T12:57:00Z">
        <w:r w:rsidR="00347EBC" w:rsidDel="005F6A51">
          <w:rPr>
            <w:rFonts w:cs="Arial"/>
            <w:lang w:val="en-US"/>
          </w:rPr>
          <w:delText>assured that</w:delText>
        </w:r>
      </w:del>
      <w:ins w:id="1028" w:author="Graham Klyne" w:date="2013-07-18T12:57:00Z">
        <w:r w:rsidR="005F6A51">
          <w:rPr>
            <w:rFonts w:cs="Arial"/>
            <w:lang w:val="en-US"/>
          </w:rPr>
          <w:t>updated</w:t>
        </w:r>
      </w:ins>
      <w:r w:rsidR="00347EBC">
        <w:rPr>
          <w:rFonts w:cs="Arial"/>
          <w:lang w:val="en-US"/>
        </w:rPr>
        <w:t xml:space="preserve"> the provenance related vocabularies implemented in Wf4Ever </w:t>
      </w:r>
      <w:del w:id="1029" w:author="Graham Klyne" w:date="2013-07-18T12:57:00Z">
        <w:r w:rsidR="00347EBC" w:rsidDel="005F6A51">
          <w:rPr>
            <w:rFonts w:cs="Arial"/>
            <w:lang w:val="en-US"/>
          </w:rPr>
          <w:delText xml:space="preserve">are </w:delText>
        </w:r>
      </w:del>
      <w:ins w:id="1030" w:author="Graham Klyne" w:date="2013-07-18T12:57:00Z">
        <w:r w:rsidR="005F6A51">
          <w:rPr>
            <w:rFonts w:cs="Arial"/>
            <w:lang w:val="en-US"/>
          </w:rPr>
          <w:t xml:space="preserve">to be </w:t>
        </w:r>
      </w:ins>
      <w:del w:id="1031" w:author="Graham Klyne" w:date="2013-07-18T12:57:00Z">
        <w:r w:rsidR="00347EBC" w:rsidDel="005F6A51">
          <w:rPr>
            <w:rFonts w:cs="Arial"/>
            <w:lang w:val="en-US"/>
          </w:rPr>
          <w:delText xml:space="preserve">compliant </w:delText>
        </w:r>
      </w:del>
      <w:ins w:id="1032" w:author="Graham Klyne" w:date="2013-07-18T12:57:00Z">
        <w:r w:rsidR="005F6A51">
          <w:rPr>
            <w:rFonts w:cs="Arial"/>
            <w:lang w:val="en-US"/>
          </w:rPr>
          <w:t xml:space="preserve">aligned </w:t>
        </w:r>
      </w:ins>
      <w:r w:rsidR="00347EBC">
        <w:rPr>
          <w:rFonts w:cs="Arial"/>
          <w:lang w:val="en-US"/>
        </w:rPr>
        <w:t>with this standard</w:t>
      </w:r>
      <w:ins w:id="1033" w:author="Graham Klyne" w:date="2013-07-18T12:57:00Z">
        <w:r w:rsidR="005F6A51">
          <w:rPr>
            <w:rFonts w:cs="Arial"/>
            <w:lang w:val="en-US"/>
          </w:rPr>
          <w:t>,</w:t>
        </w:r>
      </w:ins>
      <w:r w:rsidR="00347EBC">
        <w:rPr>
          <w:rFonts w:cs="Arial"/>
          <w:lang w:val="en-US"/>
        </w:rPr>
        <w:t xml:space="preserve"> </w:t>
      </w:r>
      <w:del w:id="1034" w:author="Graham Klyne" w:date="2013-07-18T12:58:00Z">
        <w:r w:rsidR="00347EBC" w:rsidDel="005F6A51">
          <w:rPr>
            <w:rFonts w:cs="Arial"/>
            <w:lang w:val="en-US"/>
          </w:rPr>
          <w:delText>making a machine-processable alignment with it</w:delText>
        </w:r>
      </w:del>
      <w:ins w:id="1035" w:author="Graham Klyne" w:date="2013-07-18T12:58:00Z">
        <w:r w:rsidR="005F6A51">
          <w:rPr>
            <w:rFonts w:cs="Arial"/>
            <w:lang w:val="en-US"/>
          </w:rPr>
          <w:t>allowing interoperability with other PROV implementations</w:t>
        </w:r>
      </w:ins>
      <w:r w:rsidR="00347EBC">
        <w:rPr>
          <w:rFonts w:cs="Arial"/>
          <w:lang w:val="en-US"/>
        </w:rPr>
        <w:t>.</w:t>
      </w:r>
      <w:del w:id="1036" w:author="Graham Klyne" w:date="2013-07-18T12:58:00Z">
        <w:r w:rsidR="00347EBC" w:rsidDel="005F6A51">
          <w:rPr>
            <w:rFonts w:cs="Arial"/>
            <w:lang w:val="en-US"/>
          </w:rPr>
          <w:delText xml:space="preserve"> </w:delText>
        </w:r>
        <w:r w:rsidR="004E60D5" w:rsidDel="005F6A51">
          <w:rPr>
            <w:rFonts w:cs="Arial"/>
            <w:lang w:val="en-US"/>
          </w:rPr>
          <w:delText xml:space="preserve"> </w:delText>
        </w:r>
      </w:del>
    </w:p>
    <w:p w:rsidR="005513AB" w:rsidRDefault="005513AB" w:rsidP="00AB73E0">
      <w:del w:id="1037" w:author="Graham Klyne" w:date="2013-07-18T12:58:00Z">
        <w:r w:rsidDel="005F6A51">
          <w:rPr>
            <w:rFonts w:cs="Arial"/>
            <w:lang w:val="en-US"/>
          </w:rPr>
          <w:delText>Also</w:delText>
        </w:r>
        <w:r w:rsidR="004E60D5" w:rsidDel="005F6A51">
          <w:rPr>
            <w:rFonts w:cs="Arial"/>
            <w:lang w:val="en-US"/>
          </w:rPr>
          <w:delText>,</w:delText>
        </w:r>
        <w:r w:rsidDel="005F6A51">
          <w:rPr>
            <w:rFonts w:cs="Arial"/>
            <w:lang w:val="en-US"/>
          </w:rPr>
          <w:delText xml:space="preserve"> a</w:delText>
        </w:r>
      </w:del>
      <w:ins w:id="1038" w:author="Graham Klyne" w:date="2013-07-18T12:58:00Z">
        <w:r w:rsidR="005F6A51">
          <w:rPr>
            <w:rFonts w:cs="Arial"/>
            <w:lang w:val="en-US"/>
          </w:rPr>
          <w:t>A</w:t>
        </w:r>
      </w:ins>
      <w:r>
        <w:rPr>
          <w:rFonts w:cs="Arial"/>
          <w:lang w:val="en-US"/>
        </w:rPr>
        <w:t xml:space="preserve">s part of the community building work, </w:t>
      </w:r>
      <w:r w:rsidR="004E60D5">
        <w:rPr>
          <w:rFonts w:cs="Arial"/>
          <w:lang w:val="en-US"/>
        </w:rPr>
        <w:t xml:space="preserve">a </w:t>
      </w:r>
      <w:r w:rsidR="004E60D5" w:rsidRPr="00ED1143">
        <w:rPr>
          <w:rFonts w:cs="Arial"/>
          <w:shd w:val="clear" w:color="auto" w:fill="FFFFFF"/>
        </w:rPr>
        <w:t xml:space="preserve">so called </w:t>
      </w:r>
      <w:del w:id="1039" w:author="Graham Klyne" w:date="2013-07-18T12:58:00Z">
        <w:r w:rsidR="004E60D5" w:rsidDel="005F6A51">
          <w:rPr>
            <w:rFonts w:cs="Arial"/>
            <w:shd w:val="clear" w:color="auto" w:fill="FFFFFF"/>
          </w:rPr>
          <w:delText>ProvBench</w:delText>
        </w:r>
        <w:r w:rsidR="004E60D5" w:rsidDel="005F6A51">
          <w:rPr>
            <w:rFonts w:cs="Arial"/>
            <w:lang w:val="en-US"/>
          </w:rPr>
          <w:delText xml:space="preserve"> </w:delText>
        </w:r>
      </w:del>
      <w:r w:rsidR="004E60D5" w:rsidRPr="00ED1143">
        <w:rPr>
          <w:rFonts w:cs="Arial"/>
          <w:shd w:val="clear" w:color="auto" w:fill="FFFFFF"/>
        </w:rPr>
        <w:t xml:space="preserve">provenance corpus </w:t>
      </w:r>
      <w:r w:rsidR="004E60D5">
        <w:rPr>
          <w:rFonts w:cs="Arial"/>
          <w:lang w:val="en-US"/>
        </w:rPr>
        <w:t>has been generated by collecting</w:t>
      </w:r>
      <w:r w:rsidR="00EE22C1">
        <w:rPr>
          <w:rFonts w:cs="Arial"/>
          <w:lang w:val="en-US"/>
        </w:rPr>
        <w:t xml:space="preserve"> </w:t>
      </w:r>
      <w:r w:rsidR="004E60D5">
        <w:rPr>
          <w:rFonts w:cs="Arial"/>
          <w:lang w:val="en-US"/>
        </w:rPr>
        <w:t xml:space="preserve">provenance of workflow results </w:t>
      </w:r>
      <w:r w:rsidR="00EE22C1">
        <w:rPr>
          <w:rFonts w:cs="Arial"/>
          <w:lang w:val="en-US"/>
        </w:rPr>
        <w:t xml:space="preserve">from </w:t>
      </w:r>
      <w:r w:rsidR="004E60D5">
        <w:rPr>
          <w:rFonts w:cs="Arial"/>
          <w:lang w:val="en-US"/>
        </w:rPr>
        <w:t xml:space="preserve">the </w:t>
      </w:r>
      <w:r w:rsidR="00EE22C1">
        <w:rPr>
          <w:rFonts w:cs="Arial"/>
          <w:lang w:val="en-US"/>
        </w:rPr>
        <w:t>two</w:t>
      </w:r>
      <w:r w:rsidR="00A50CC8">
        <w:rPr>
          <w:rFonts w:cs="Arial"/>
          <w:lang w:val="en-US"/>
        </w:rPr>
        <w:t xml:space="preserve"> well-known Wings and Taverna workflow repositories</w:t>
      </w:r>
      <w:ins w:id="1040" w:author="Graham Klyne" w:date="2013-07-18T12:58:00Z">
        <w:r w:rsidR="005F6A51">
          <w:rPr>
            <w:rFonts w:cs="Arial"/>
            <w:lang w:val="en-US"/>
          </w:rPr>
          <w:t xml:space="preserve">, and submitted to the </w:t>
        </w:r>
      </w:ins>
      <w:ins w:id="1041" w:author="Graham Klyne" w:date="2013-07-18T12:59:00Z">
        <w:r w:rsidR="005F6A51">
          <w:rPr>
            <w:rFonts w:cs="Arial"/>
            <w:shd w:val="clear" w:color="auto" w:fill="FFFFFF"/>
          </w:rPr>
          <w:t>ProvBench inituative</w:t>
        </w:r>
      </w:ins>
      <w:r w:rsidR="00396A31">
        <w:rPr>
          <w:rFonts w:cs="Arial"/>
          <w:lang w:val="en-US"/>
        </w:rPr>
        <w:t xml:space="preserve">. The main goal of this corpus was to provide a set of provenance of workflow results samples </w:t>
      </w:r>
      <w:r w:rsidR="004E60D5">
        <w:rPr>
          <w:rFonts w:cs="Arial"/>
          <w:lang w:val="en-US"/>
        </w:rPr>
        <w:t>for benchmarking purposes.</w:t>
      </w:r>
      <w:r w:rsidR="00A50CC8">
        <w:rPr>
          <w:rFonts w:cs="Arial"/>
          <w:lang w:val="en-US"/>
        </w:rPr>
        <w:t xml:space="preserve"> </w:t>
      </w:r>
      <w:r>
        <w:rPr>
          <w:rFonts w:cs="Arial"/>
          <w:lang w:val="en-US"/>
        </w:rPr>
        <w:t>F</w:t>
      </w:r>
      <w:r w:rsidR="00AC3EF4">
        <w:rPr>
          <w:rFonts w:cs="Arial"/>
          <w:lang w:val="en-US"/>
        </w:rPr>
        <w:t xml:space="preserve">urthermore </w:t>
      </w:r>
      <w:r>
        <w:rPr>
          <w:rFonts w:cs="Arial"/>
          <w:lang w:val="en-US"/>
        </w:rPr>
        <w:t xml:space="preserve">we have </w:t>
      </w:r>
      <w:r w:rsidR="004E60D5">
        <w:rPr>
          <w:rFonts w:cs="Arial"/>
          <w:lang w:val="en-US"/>
        </w:rPr>
        <w:t xml:space="preserve">shown </w:t>
      </w:r>
      <w:r w:rsidR="00AC3EF4">
        <w:rPr>
          <w:rFonts w:cs="Arial"/>
          <w:lang w:val="en-US"/>
        </w:rPr>
        <w:t xml:space="preserve">some applications which have used provenance </w:t>
      </w:r>
      <w:r w:rsidR="004E4BE0">
        <w:rPr>
          <w:rFonts w:cs="Arial"/>
          <w:lang w:val="en-US"/>
        </w:rPr>
        <w:t xml:space="preserve">such as the </w:t>
      </w:r>
      <w:r w:rsidR="004E4BE0" w:rsidRPr="00ED1143">
        <w:t>discovering</w:t>
      </w:r>
      <w:r w:rsidR="00AC3EF4">
        <w:t xml:space="preserve"> of </w:t>
      </w:r>
      <w:r w:rsidR="00AC3EF4" w:rsidRPr="00ED1143">
        <w:t>common workflow fragments</w:t>
      </w:r>
      <w:r w:rsidR="00AC3EF4">
        <w:t xml:space="preserve"> on execution. </w:t>
      </w:r>
    </w:p>
    <w:p w:rsidR="002C763D" w:rsidRDefault="005F6A51" w:rsidP="00AB73E0">
      <w:ins w:id="1042" w:author="Graham Klyne" w:date="2013-07-18T12:59:00Z">
        <w:r>
          <w:t>During</w:t>
        </w:r>
      </w:ins>
      <w:del w:id="1043" w:author="Graham Klyne" w:date="2013-07-18T12:59:00Z">
        <w:r w:rsidR="00AC3EF4" w:rsidDel="005F6A51">
          <w:delText>By</w:delText>
        </w:r>
      </w:del>
      <w:r w:rsidR="00AC3EF4">
        <w:t xml:space="preserve"> Phase II we </w:t>
      </w:r>
      <w:del w:id="1044" w:author="Graham Klyne" w:date="2013-07-18T13:00:00Z">
        <w:r w:rsidR="005513AB" w:rsidDel="005F6A51">
          <w:delText>also enhanced the two already</w:delText>
        </w:r>
      </w:del>
      <w:ins w:id="1045" w:author="Graham Klyne" w:date="2013-07-18T13:00:00Z">
        <w:r>
          <w:t xml:space="preserve">built upon our previous work on </w:t>
        </w:r>
      </w:ins>
      <w:del w:id="1046" w:author="Graham Klyne" w:date="2013-07-18T13:00:00Z">
        <w:r w:rsidR="005513AB" w:rsidDel="005F6A51">
          <w:delText xml:space="preserve"> previously defined dimensions, </w:delText>
        </w:r>
      </w:del>
      <w:r w:rsidR="005513AB">
        <w:t xml:space="preserve">completeness and stability, and </w:t>
      </w:r>
      <w:r w:rsidR="00EE22C1">
        <w:t xml:space="preserve">we implemented a new </w:t>
      </w:r>
      <w:del w:id="1047" w:author="Graham Klyne" w:date="2013-07-18T13:00:00Z">
        <w:r w:rsidR="00EE22C1" w:rsidDel="005F6A51">
          <w:delText>one so called</w:delText>
        </w:r>
        <w:r w:rsidR="005513AB" w:rsidDel="005F6A51">
          <w:delText xml:space="preserve"> </w:delText>
        </w:r>
      </w:del>
      <w:ins w:id="1048" w:author="Graham Klyne" w:date="2013-07-18T13:00:00Z">
        <w:r>
          <w:t>“</w:t>
        </w:r>
      </w:ins>
      <w:r w:rsidR="005513AB">
        <w:t>reliability</w:t>
      </w:r>
      <w:ins w:id="1049" w:author="Graham Klyne" w:date="2013-07-18T13:00:00Z">
        <w:r>
          <w:t>” evaluation</w:t>
        </w:r>
      </w:ins>
      <w:r w:rsidR="005513AB">
        <w:t xml:space="preserve">. These three dimensions have been used </w:t>
      </w:r>
      <w:del w:id="1050" w:author="Graham Klyne" w:date="2013-07-18T13:01:00Z">
        <w:r w:rsidR="005513AB" w:rsidDel="005F6A51">
          <w:delText xml:space="preserve">for </w:delText>
        </w:r>
      </w:del>
      <w:ins w:id="1051" w:author="Graham Klyne" w:date="2013-07-18T13:01:00Z">
        <w:r>
          <w:t xml:space="preserve">in </w:t>
        </w:r>
      </w:ins>
      <w:r w:rsidR="005513AB">
        <w:t xml:space="preserve">defining </w:t>
      </w:r>
      <w:del w:id="1052" w:author="Graham Klyne" w:date="2013-07-18T13:01:00Z">
        <w:r w:rsidR="005513AB" w:rsidDel="005F6A51">
          <w:delText xml:space="preserve">the </w:delText>
        </w:r>
      </w:del>
      <w:r w:rsidR="005513AB">
        <w:t xml:space="preserve">quality criteria </w:t>
      </w:r>
      <w:ins w:id="1053" w:author="Graham Klyne" w:date="2013-07-18T13:01:00Z">
        <w:r>
          <w:t>for</w:t>
        </w:r>
      </w:ins>
      <w:del w:id="1054" w:author="Graham Klyne" w:date="2013-07-18T13:01:00Z">
        <w:r w:rsidR="005513AB" w:rsidDel="005F6A51">
          <w:delText>of</w:delText>
        </w:r>
      </w:del>
      <w:r w:rsidR="005513AB">
        <w:t xml:space="preserve"> a</w:t>
      </w:r>
      <w:ins w:id="1055" w:author="Graham Klyne" w:date="2013-07-18T13:01:00Z">
        <w:r>
          <w:t>n</w:t>
        </w:r>
      </w:ins>
      <w:r w:rsidR="005513AB">
        <w:t xml:space="preserve"> RO. </w:t>
      </w:r>
      <w:commentRangeStart w:id="1056"/>
      <w:r w:rsidR="005513AB">
        <w:t>As result of the work done</w:t>
      </w:r>
      <w:r w:rsidR="00396A31">
        <w:t xml:space="preserve">, </w:t>
      </w:r>
      <w:r w:rsidR="005513AB">
        <w:t xml:space="preserve">both </w:t>
      </w:r>
      <w:r w:rsidR="004E4BE0">
        <w:t>modelling</w:t>
      </w:r>
      <w:r w:rsidR="005513AB">
        <w:t xml:space="preserve"> and </w:t>
      </w:r>
      <w:r w:rsidR="00396A31">
        <w:t xml:space="preserve">the creation of a </w:t>
      </w:r>
      <w:r w:rsidR="005513AB">
        <w:t>quality</w:t>
      </w:r>
      <w:r w:rsidR="00396A31">
        <w:t xml:space="preserve"> framework including completeness, stability and reliability criteria,</w:t>
      </w:r>
      <w:r w:rsidR="005513AB">
        <w:t xml:space="preserve"> </w:t>
      </w:r>
      <w:commentRangeEnd w:id="1056"/>
      <w:r>
        <w:rPr>
          <w:rStyle w:val="CommentReference"/>
          <w:vanish/>
        </w:rPr>
        <w:commentReference w:id="1056"/>
      </w:r>
      <w:r w:rsidR="005513AB">
        <w:t xml:space="preserve">we have implemented and presented two main </w:t>
      </w:r>
      <w:r w:rsidR="00396A31">
        <w:t>tools</w:t>
      </w:r>
      <w:r w:rsidR="005513AB">
        <w:t xml:space="preserve"> which provide </w:t>
      </w:r>
      <w:del w:id="1057" w:author="Graham Klyne" w:date="2013-07-18T13:02:00Z">
        <w:r w:rsidR="005513AB" w:rsidDel="005F6A51">
          <w:delText xml:space="preserve">to the </w:delText>
        </w:r>
      </w:del>
      <w:r w:rsidR="005513AB">
        <w:t xml:space="preserve">end users </w:t>
      </w:r>
      <w:r w:rsidR="002C763D">
        <w:t xml:space="preserve">with </w:t>
      </w:r>
      <w:del w:id="1058" w:author="Graham Klyne" w:date="2013-07-18T13:02:00Z">
        <w:r w:rsidR="005513AB" w:rsidDel="005F6A51">
          <w:delText xml:space="preserve">some </w:delText>
        </w:r>
      </w:del>
      <w:r w:rsidR="005513AB">
        <w:t xml:space="preserve">information regarding the quality </w:t>
      </w:r>
      <w:del w:id="1059" w:author="Graham Klyne" w:date="2013-07-18T13:02:00Z">
        <w:r w:rsidR="005513AB" w:rsidDel="005F6A51">
          <w:delText xml:space="preserve">status </w:delText>
        </w:r>
      </w:del>
      <w:r w:rsidR="005513AB">
        <w:t>of a research object</w:t>
      </w:r>
      <w:ins w:id="1060" w:author="Graham Klyne" w:date="2013-07-18T13:03:00Z">
        <w:r>
          <w:t>,</w:t>
        </w:r>
      </w:ins>
      <w:r w:rsidR="008B0CDE">
        <w:t xml:space="preserve"> and establishing </w:t>
      </w:r>
      <w:del w:id="1061" w:author="Graham Klyne" w:date="2013-07-18T13:03:00Z">
        <w:r w:rsidR="008B0CDE" w:rsidDel="005F6A51">
          <w:delText>a more truthful</w:delText>
        </w:r>
      </w:del>
      <w:ins w:id="1062" w:author="Graham Klyne" w:date="2013-07-18T13:03:00Z">
        <w:r>
          <w:t>an</w:t>
        </w:r>
      </w:ins>
      <w:r w:rsidR="008B0CDE">
        <w:t xml:space="preserve"> indication of its reusability</w:t>
      </w:r>
      <w:r w:rsidR="005513AB">
        <w:t xml:space="preserve">. These two </w:t>
      </w:r>
      <w:r w:rsidR="00396A31">
        <w:t>tools</w:t>
      </w:r>
      <w:r w:rsidR="005513AB">
        <w:t xml:space="preserve"> are: i) the checklist service</w:t>
      </w:r>
      <w:ins w:id="1063" w:author="Graham Klyne" w:date="2013-07-18T13:04:00Z">
        <w:r w:rsidR="007B6CA6">
          <w:t>,</w:t>
        </w:r>
      </w:ins>
      <w:r w:rsidR="005513AB">
        <w:t xml:space="preserve"> which provides the current status of the different resources of a research object</w:t>
      </w:r>
      <w:ins w:id="1064" w:author="Graham Klyne" w:date="2013-07-18T13:05:00Z">
        <w:r w:rsidR="007B6CA6">
          <w:t xml:space="preserve">, </w:t>
        </w:r>
      </w:ins>
      <w:del w:id="1065" w:author="Graham Klyne" w:date="2013-07-18T13:05:00Z">
        <w:r w:rsidR="005513AB" w:rsidDel="007B6CA6">
          <w:delText xml:space="preserve"> (following a thumbs up or thumbs down metaphor), </w:delText>
        </w:r>
      </w:del>
      <w:r w:rsidR="005513AB">
        <w:t xml:space="preserve">and ii) the RO-Monitoring tool which </w:t>
      </w:r>
      <w:r w:rsidR="002C763D">
        <w:t xml:space="preserve">provides not only the current </w:t>
      </w:r>
      <w:r w:rsidR="004E60D5">
        <w:t xml:space="preserve">quality </w:t>
      </w:r>
      <w:r w:rsidR="002C763D">
        <w:t>status view of the research object</w:t>
      </w:r>
      <w:r w:rsidR="00396A31">
        <w:t>,</w:t>
      </w:r>
      <w:r w:rsidR="002C763D">
        <w:t xml:space="preserve"> but also some historical information and </w:t>
      </w:r>
      <w:r w:rsidR="004E60D5">
        <w:t xml:space="preserve">the </w:t>
      </w:r>
      <w:r w:rsidR="002C763D">
        <w:t xml:space="preserve">reliability score allowing to gain some </w:t>
      </w:r>
      <w:r w:rsidR="008B0CDE">
        <w:t>insight</w:t>
      </w:r>
      <w:r w:rsidR="002C763D">
        <w:t xml:space="preserve"> into </w:t>
      </w:r>
      <w:ins w:id="1066" w:author="Graham Klyne" w:date="2013-07-18T13:05:00Z">
        <w:r w:rsidR="007B6CA6">
          <w:t xml:space="preserve">its possible </w:t>
        </w:r>
      </w:ins>
      <w:del w:id="1067" w:author="Graham Klyne" w:date="2013-07-18T13:05:00Z">
        <w:r w:rsidR="002C763D" w:rsidDel="007B6CA6">
          <w:delText xml:space="preserve">the near </w:delText>
        </w:r>
      </w:del>
      <w:r w:rsidR="002C763D">
        <w:t>future</w:t>
      </w:r>
      <w:ins w:id="1068" w:author="Graham Klyne" w:date="2013-07-18T13:05:00Z">
        <w:r w:rsidR="007B6CA6">
          <w:t xml:space="preserve"> status</w:t>
        </w:r>
      </w:ins>
      <w:r w:rsidR="002C763D">
        <w:t xml:space="preserve">. The implementation </w:t>
      </w:r>
      <w:r w:rsidR="008B0CDE">
        <w:t xml:space="preserve">of the </w:t>
      </w:r>
      <w:r w:rsidR="004E4BE0">
        <w:t>presented</w:t>
      </w:r>
      <w:r w:rsidR="008B0CDE">
        <w:t xml:space="preserve"> quality dimensions </w:t>
      </w:r>
      <w:r w:rsidR="002C763D">
        <w:t xml:space="preserve">has been done by following the </w:t>
      </w:r>
      <w:r w:rsidR="00EB0EBF">
        <w:t xml:space="preserve">overall </w:t>
      </w:r>
      <w:r w:rsidR="002C763D">
        <w:t>Wf4Ever methodologies and REST</w:t>
      </w:r>
      <w:r w:rsidR="00EB0EBF">
        <w:t xml:space="preserve"> </w:t>
      </w:r>
      <w:r w:rsidR="004E60D5">
        <w:t xml:space="preserve">web services </w:t>
      </w:r>
      <w:r w:rsidR="00EB0EBF">
        <w:t xml:space="preserve">style. </w:t>
      </w:r>
    </w:p>
    <w:p w:rsidR="00347EBC" w:rsidRDefault="002C763D" w:rsidP="00AB73E0">
      <w:pPr>
        <w:rPr>
          <w:rFonts w:cs="Arial"/>
          <w:lang w:val="en-US"/>
        </w:rPr>
      </w:pPr>
      <w:r>
        <w:t>Our ongoing work aims to validate the different implemented services and tools in real environments in order to verify the usefulness of the presented approach. We have already started</w:t>
      </w:r>
      <w:r w:rsidR="00337207">
        <w:t xml:space="preserve"> this</w:t>
      </w:r>
      <w:r>
        <w:t xml:space="preserve"> work</w:t>
      </w:r>
      <w:r w:rsidR="00337207">
        <w:t xml:space="preserve"> for validating the reliability dimension </w:t>
      </w:r>
      <w:r w:rsidR="00337207">
        <w:rPr>
          <w:rFonts w:cs="Arial"/>
          <w:lang w:val="en-US"/>
        </w:rPr>
        <w:t xml:space="preserve">[Gómez’13] and also </w:t>
      </w:r>
      <w:r w:rsidR="00EB0EBF">
        <w:rPr>
          <w:rFonts w:cs="Arial"/>
          <w:lang w:val="en-US"/>
        </w:rPr>
        <w:t xml:space="preserve">some </w:t>
      </w:r>
      <w:del w:id="1069" w:author="Graham Klyne" w:date="2013-07-18T13:06:00Z">
        <w:r w:rsidR="00EB0EBF" w:rsidDel="007B6CA6">
          <w:rPr>
            <w:rFonts w:cs="Arial"/>
            <w:lang w:val="en-US"/>
          </w:rPr>
          <w:delText xml:space="preserve">preliminary </w:delText>
        </w:r>
      </w:del>
      <w:ins w:id="1070" w:author="Graham Klyne" w:date="2013-07-18T13:06:00Z">
        <w:r w:rsidR="007B6CA6">
          <w:rPr>
            <w:rFonts w:cs="Arial"/>
            <w:lang w:val="en-US"/>
          </w:rPr>
          <w:t xml:space="preserve">evaluation </w:t>
        </w:r>
      </w:ins>
      <w:del w:id="1071" w:author="Graham Klyne" w:date="2013-07-18T13:07:00Z">
        <w:r w:rsidR="00EB0EBF" w:rsidDel="007B6CA6">
          <w:rPr>
            <w:rFonts w:cs="Arial"/>
            <w:lang w:val="en-US"/>
          </w:rPr>
          <w:delText xml:space="preserve">steps </w:delText>
        </w:r>
        <w:r w:rsidR="00AF4A23" w:rsidDel="007B6CA6">
          <w:rPr>
            <w:rFonts w:cs="Arial"/>
            <w:lang w:val="en-US"/>
          </w:rPr>
          <w:delText>have</w:delText>
        </w:r>
        <w:r w:rsidR="00EB0EBF" w:rsidDel="007B6CA6">
          <w:rPr>
            <w:rFonts w:cs="Arial"/>
            <w:lang w:val="en-US"/>
          </w:rPr>
          <w:delText xml:space="preserve"> been </w:delText>
        </w:r>
      </w:del>
      <w:del w:id="1072" w:author="Graham Klyne" w:date="2013-07-18T13:06:00Z">
        <w:r w:rsidR="00EB0EBF" w:rsidDel="007B6CA6">
          <w:rPr>
            <w:rFonts w:cs="Arial"/>
            <w:lang w:val="en-US"/>
          </w:rPr>
          <w:delText xml:space="preserve">taken </w:delText>
        </w:r>
      </w:del>
      <w:ins w:id="1073" w:author="Graham Klyne" w:date="2013-07-18T13:07:00Z">
        <w:r w:rsidR="007B6CA6">
          <w:rPr>
            <w:rFonts w:cs="Arial"/>
            <w:lang w:val="en-US"/>
          </w:rPr>
          <w:t>of</w:t>
        </w:r>
      </w:ins>
      <w:del w:id="1074" w:author="Graham Klyne" w:date="2013-07-18T13:07:00Z">
        <w:r w:rsidR="00337207" w:rsidDel="007B6CA6">
          <w:rPr>
            <w:rFonts w:cs="Arial"/>
            <w:lang w:val="en-US"/>
          </w:rPr>
          <w:delText>for</w:delText>
        </w:r>
      </w:del>
      <w:r w:rsidR="00337207">
        <w:rPr>
          <w:rFonts w:cs="Arial"/>
          <w:lang w:val="en-US"/>
        </w:rPr>
        <w:t xml:space="preserve"> the checklist service</w:t>
      </w:r>
      <w:ins w:id="1075" w:author="Graham Klyne" w:date="2013-07-18T13:07:00Z">
        <w:r w:rsidR="007B6CA6">
          <w:rPr>
            <w:rFonts w:cs="Arial"/>
            <w:lang w:val="en-US"/>
          </w:rPr>
          <w:t xml:space="preserve"> has been undertaken</w:t>
        </w:r>
      </w:ins>
      <w:r w:rsidR="00337207">
        <w:rPr>
          <w:rFonts w:cs="Arial"/>
          <w:lang w:val="en-US"/>
        </w:rPr>
        <w:t>. Our intention is to continue this work in order to obtain feedback from end users and</w:t>
      </w:r>
      <w:r w:rsidR="00AF4A23">
        <w:rPr>
          <w:rFonts w:cs="Arial"/>
          <w:lang w:val="en-US"/>
        </w:rPr>
        <w:t xml:space="preserve"> its application on real</w:t>
      </w:r>
      <w:r w:rsidR="00337207">
        <w:rPr>
          <w:rFonts w:cs="Arial"/>
          <w:lang w:val="en-US"/>
        </w:rPr>
        <w:t xml:space="preserve"> environments which will allow enhancing the current implemente</w:t>
      </w:r>
      <w:r w:rsidR="005648CA">
        <w:rPr>
          <w:rFonts w:cs="Arial"/>
          <w:lang w:val="en-US"/>
        </w:rPr>
        <w:t>d</w:t>
      </w:r>
      <w:r w:rsidR="00337207">
        <w:rPr>
          <w:rFonts w:cs="Arial"/>
          <w:lang w:val="en-US"/>
        </w:rPr>
        <w:t xml:space="preserve"> quality criteria. </w:t>
      </w:r>
    </w:p>
    <w:p w:rsidR="00057C92" w:rsidRPr="00ED1143" w:rsidRDefault="00057C92" w:rsidP="003D3B22">
      <w:pPr>
        <w:pStyle w:val="Heading1"/>
        <w:numPr>
          <w:numberingChange w:id="1076" w:author="Graham Klyne" w:date="2013-07-18T09:00:00Z" w:original="%1:7:0:"/>
        </w:numPr>
        <w:spacing w:line="360" w:lineRule="auto"/>
      </w:pPr>
      <w:bookmarkStart w:id="1077" w:name="_Toc361755214"/>
      <w:r w:rsidRPr="00ED1143">
        <w:t>References</w:t>
      </w:r>
      <w:bookmarkEnd w:id="1077"/>
    </w:p>
    <w:p w:rsidR="006416A0" w:rsidRDefault="006416A0" w:rsidP="003D3B22">
      <w:pPr>
        <w:pStyle w:val="NormalWeb"/>
        <w:spacing w:before="225" w:beforeAutospacing="0" w:after="225"/>
        <w:jc w:val="both"/>
        <w:rPr>
          <w:rFonts w:ascii="Arial" w:hAnsi="Arial" w:cs="Arial"/>
          <w:lang w:val="en-US"/>
        </w:rPr>
      </w:pPr>
      <w:r w:rsidRPr="00A44CE4">
        <w:rPr>
          <w:rFonts w:ascii="Arial" w:hAnsi="Arial" w:cs="Arial"/>
        </w:rPr>
        <w:t xml:space="preserve">[Cicca’11] P. Ciccarese, M. Ocana, L.J. Garcia Castro, S. Das, and T. Clark. </w:t>
      </w:r>
      <w:r w:rsidRPr="003D3B22">
        <w:rPr>
          <w:rFonts w:ascii="Arial" w:hAnsi="Arial" w:cs="Arial"/>
          <w:lang w:val="en-US"/>
        </w:rPr>
        <w:t>An open annotation ontology for science on web 3.0. J Biomed Semantics, 2(Suppl 2):S4, 2011.</w:t>
      </w:r>
    </w:p>
    <w:p w:rsidR="00A44CE4" w:rsidRPr="006329D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w:t>
      </w:r>
      <w:r>
        <w:rPr>
          <w:rFonts w:ascii="Arial" w:hAnsi="Arial" w:cs="Arial"/>
          <w:lang w:val="en-US"/>
        </w:rPr>
        <w:t>1</w:t>
      </w:r>
      <w:r w:rsidRPr="003D3B22">
        <w:rPr>
          <w:rFonts w:ascii="Arial" w:hAnsi="Arial" w:cs="Arial"/>
          <w:lang w:val="en-US"/>
        </w:rPr>
        <w:t xml:space="preserve">]: S. Bechhofer, Khalid Belhajjame, et. al., “Design, implementation and deployment of workflow lifecycle management components </w:t>
      </w:r>
      <w:r>
        <w:rPr>
          <w:rFonts w:ascii="Arial" w:hAnsi="Arial" w:cs="Arial"/>
          <w:lang w:val="en-US"/>
        </w:rPr>
        <w:t>–</w:t>
      </w:r>
      <w:r w:rsidRPr="003D3B22">
        <w:rPr>
          <w:rFonts w:ascii="Arial" w:hAnsi="Arial" w:cs="Arial"/>
          <w:lang w:val="en-US"/>
        </w:rPr>
        <w:t xml:space="preserve"> Phase</w:t>
      </w:r>
      <w:r>
        <w:rPr>
          <w:rFonts w:ascii="Arial" w:hAnsi="Arial" w:cs="Arial"/>
          <w:lang w:val="en-US"/>
        </w:rPr>
        <w:t xml:space="preserve"> I</w:t>
      </w:r>
      <w:r w:rsidRPr="003D3B22">
        <w:rPr>
          <w:rFonts w:ascii="Arial" w:hAnsi="Arial" w:cs="Arial"/>
          <w:lang w:val="en-US"/>
        </w:rPr>
        <w:t>. Deliverable D2.2v2</w:t>
      </w:r>
      <w:r w:rsidR="006716FA">
        <w:rPr>
          <w:rFonts w:ascii="Arial" w:hAnsi="Arial" w:cs="Arial"/>
          <w:lang w:val="en-US"/>
        </w:rPr>
        <w:t xml:space="preserve">, Wf4Ever Project, 2013,” </w:t>
      </w:r>
      <w:r>
        <w:rPr>
          <w:rFonts w:ascii="Arial" w:hAnsi="Arial" w:cs="Arial"/>
          <w:lang w:val="en-US"/>
        </w:rPr>
        <w:t>2013.(</w:t>
      </w:r>
      <w:r w:rsidR="006716FA">
        <w:rPr>
          <w:rFonts w:ascii="Arial" w:hAnsi="Arial" w:cs="Arial"/>
          <w:lang w:val="en-US"/>
        </w:rPr>
        <w:t xml:space="preserve">Available </w:t>
      </w:r>
      <w:r>
        <w:rPr>
          <w:rFonts w:ascii="Arial" w:hAnsi="Arial" w:cs="Arial"/>
          <w:lang w:val="en-US"/>
        </w:rPr>
        <w:t xml:space="preserve">at </w:t>
      </w:r>
      <w:hyperlink r:id="rId41" w:history="1">
        <w:r w:rsidRPr="00A44CE4">
          <w:rPr>
            <w:rStyle w:val="Hyperlink"/>
            <w:rFonts w:ascii="Arial" w:hAnsi="Arial" w:cs="Arial"/>
            <w:lang w:val="en-US"/>
          </w:rPr>
          <w:t>http://repo.wf4ever-project.org/Content/37/D2.2v1_Final.pdf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[D2.2v2]: S. Bechhofer, Khalid Belhajjame, et. al., “Design, implementation and deployment of workflow lifecycle management components - Phase II. Deliverable D2.2v2</w:t>
      </w:r>
      <w:r>
        <w:rPr>
          <w:rFonts w:ascii="Arial" w:hAnsi="Arial" w:cs="Arial"/>
          <w:lang w:val="en-US"/>
        </w:rPr>
        <w:t>, Wf4Ever Project, 2013,” 2013.</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[D4.2v1]:</w:t>
      </w:r>
      <w:r w:rsidRPr="003D3B22">
        <w:rPr>
          <w:rStyle w:val="apple-converted-space"/>
          <w:rFonts w:ascii="Arial" w:hAnsi="Arial" w:cs="Arial"/>
          <w:lang w:val="en-US"/>
        </w:rPr>
        <w:t> </w:t>
      </w:r>
      <w:r w:rsidRPr="003D3B22">
        <w:rPr>
          <w:rFonts w:ascii="Arial" w:hAnsi="Arial" w:cs="Arial"/>
          <w:lang w:val="en-US"/>
        </w:rPr>
        <w:t>Esteban García-Cuesta, Jun Zhao, Graham Klyne, Aleix Garrido, Jose Manuel Gomez-Perez, “Design, implementation and deployment of Workflow Integrity and Authenticity Maintenance components – Phase I. Deliverable D4.2v1</w:t>
      </w:r>
      <w:r>
        <w:rPr>
          <w:rFonts w:ascii="Arial" w:hAnsi="Arial" w:cs="Arial"/>
          <w:lang w:val="en-US"/>
        </w:rPr>
        <w:t xml:space="preserve">, Wf4Ever Project, 2012,” 2012. </w:t>
      </w:r>
      <w:r w:rsidRPr="006329D4">
        <w:rPr>
          <w:rFonts w:ascii="Arial" w:hAnsi="Arial" w:cs="Arial"/>
          <w:lang w:val="en-US"/>
        </w:rPr>
        <w:t xml:space="preserve">(Available at </w:t>
      </w:r>
      <w:hyperlink r:id="rId42" w:history="1">
        <w:r w:rsidRPr="006329D4">
          <w:rPr>
            <w:rStyle w:val="Hyperlink"/>
            <w:rFonts w:ascii="Arial" w:hAnsi="Arial"/>
            <w:lang w:val="en-GB"/>
          </w:rPr>
          <w:t>http://repo.wf4ever-project.org/Content/39/D4.2v1Final.pdf</w:t>
        </w:r>
      </w:hyperlink>
      <w:r w:rsidRPr="006329D4">
        <w:rPr>
          <w:rStyle w:val="apple-converted-space"/>
          <w:rFonts w:ascii="Arial" w:hAnsi="Arial" w:cs="Arial"/>
          <w:lang w:val="en-US"/>
        </w:rPr>
        <w:t> )</w:t>
      </w:r>
    </w:p>
    <w:p w:rsidR="00367366" w:rsidRDefault="00367366" w:rsidP="003D3B22">
      <w:pPr>
        <w:pStyle w:val="NormalWeb"/>
        <w:spacing w:before="225" w:after="225"/>
        <w:jc w:val="both"/>
        <w:rPr>
          <w:rFonts w:ascii="Arial" w:hAnsi="Arial" w:cs="Arial"/>
          <w:lang w:val="en-US"/>
        </w:rPr>
      </w:pPr>
      <w:r w:rsidRPr="003D3B22">
        <w:rPr>
          <w:rStyle w:val="biblio-title"/>
          <w:rFonts w:ascii="Arial" w:hAnsi="Arial" w:cs="Arial"/>
          <w:shd w:val="clear" w:color="auto" w:fill="FFFFFF"/>
          <w:lang w:val="en-US"/>
        </w:rPr>
        <w:t xml:space="preserve">[Daniel’13] </w:t>
      </w:r>
      <w:hyperlink r:id="rId43" w:history="1">
        <w:r w:rsidRPr="006329D4">
          <w:rPr>
            <w:rFonts w:ascii="Arial" w:hAnsi="Arial" w:cs="Arial"/>
            <w:lang w:val="en-US"/>
          </w:rPr>
          <w:t>Detecting Common Scientific Workflow Fragments Using Templates and Execution Provenance</w:t>
        </w:r>
      </w:hyperlink>
      <w:r w:rsidRPr="006329D4">
        <w:rPr>
          <w:rFonts w:ascii="Arial" w:hAnsi="Arial" w:cs="Arial"/>
          <w:lang w:val="en-US"/>
        </w:rPr>
        <w:t>, </w:t>
      </w:r>
      <w:hyperlink r:id="rId44" w:history="1">
        <w:r w:rsidRPr="006329D4">
          <w:rPr>
            <w:rFonts w:ascii="Arial" w:hAnsi="Arial" w:cs="Arial"/>
            <w:lang w:val="en-US"/>
          </w:rPr>
          <w:t>Garijo, Daniel</w:t>
        </w:r>
      </w:hyperlink>
      <w:r w:rsidRPr="006329D4">
        <w:rPr>
          <w:rFonts w:ascii="Arial" w:hAnsi="Arial" w:cs="Arial"/>
          <w:lang w:val="en-US"/>
        </w:rPr>
        <w:t>, </w:t>
      </w:r>
      <w:hyperlink r:id="rId45" w:history="1">
        <w:r w:rsidRPr="006329D4">
          <w:rPr>
            <w:rFonts w:ascii="Arial" w:hAnsi="Arial" w:cs="Arial"/>
            <w:lang w:val="en-US"/>
          </w:rPr>
          <w:t>Corcho Oscar</w:t>
        </w:r>
      </w:hyperlink>
      <w:r w:rsidRPr="006329D4">
        <w:rPr>
          <w:rFonts w:ascii="Arial" w:hAnsi="Arial" w:cs="Arial"/>
          <w:lang w:val="en-US"/>
        </w:rPr>
        <w:t>, and </w:t>
      </w:r>
      <w:hyperlink r:id="rId46" w:history="1">
        <w:r w:rsidRPr="006329D4">
          <w:rPr>
            <w:rFonts w:ascii="Arial" w:hAnsi="Arial" w:cs="Arial"/>
            <w:lang w:val="en-US"/>
          </w:rPr>
          <w:t>Gil Yolanda</w:t>
        </w:r>
      </w:hyperlink>
      <w:r w:rsidRPr="006329D4">
        <w:rPr>
          <w:rFonts w:ascii="Arial" w:hAnsi="Arial" w:cs="Arial"/>
          <w:lang w:val="en-US"/>
        </w:rPr>
        <w:t> , Seventh ACM International Conference on Conference on Knowledge Capture, Banff, Canada, (2013)</w:t>
      </w:r>
      <w:r w:rsidR="006329D4" w:rsidRPr="006329D4">
        <w:rPr>
          <w:rFonts w:ascii="Arial" w:hAnsi="Arial" w:cs="Arial"/>
          <w:lang w:val="en-US"/>
        </w:rPr>
        <w:t>.</w:t>
      </w:r>
    </w:p>
    <w:p w:rsidR="00A44CE4" w:rsidRPr="006329D4" w:rsidRDefault="00A44CE4" w:rsidP="003D3B22">
      <w:pPr>
        <w:pStyle w:val="NormalWeb"/>
        <w:spacing w:before="225" w:after="225"/>
        <w:jc w:val="both"/>
        <w:rPr>
          <w:rFonts w:ascii="Arial" w:hAnsi="Arial" w:cs="Arial"/>
          <w:lang w:val="en-US"/>
        </w:rPr>
      </w:pPr>
      <w:r w:rsidRPr="006329D4">
        <w:rPr>
          <w:rFonts w:ascii="Arial" w:hAnsi="Arial" w:cs="Arial"/>
          <w:lang w:val="en-US"/>
        </w:rPr>
        <w:t xml:space="preserve">[Hales’06] </w:t>
      </w:r>
      <w:r w:rsidRPr="003D3B22">
        <w:rPr>
          <w:rFonts w:ascii="Arial" w:hAnsi="Arial" w:cs="Arial"/>
          <w:lang w:val="en-US"/>
        </w:rPr>
        <w:t>B. Hales and P. Pronovost, “The checklist-a tool for error management and performance improvement”, Journal of critical care, vol</w:t>
      </w:r>
      <w:r>
        <w:rPr>
          <w:rFonts w:ascii="Arial" w:hAnsi="Arial" w:cs="Arial"/>
          <w:lang w:val="en-US"/>
        </w:rPr>
        <w:t>. 3, no. 21, pp. 231-235, 2006.</w:t>
      </w:r>
    </w:p>
    <w:p w:rsidR="00D30A68" w:rsidRPr="003D3B22" w:rsidRDefault="00D30A68" w:rsidP="003D3B22">
      <w:pPr>
        <w:pStyle w:val="NormalWeb"/>
        <w:spacing w:before="225" w:after="225"/>
        <w:jc w:val="both"/>
        <w:rPr>
          <w:rFonts w:ascii="Arial" w:hAnsi="Arial" w:cs="Arial"/>
          <w:lang w:val="en-US"/>
        </w:rPr>
      </w:pPr>
      <w:r w:rsidRPr="003D3B22">
        <w:rPr>
          <w:rFonts w:ascii="Arial" w:hAnsi="Arial" w:cs="Arial"/>
          <w:shd w:val="clear" w:color="auto" w:fill="FFFFFF"/>
          <w:lang w:val="en-US"/>
        </w:rPr>
        <w:t xml:space="preserve">[D2.2v2] </w:t>
      </w:r>
      <w:r w:rsidR="00644697" w:rsidRPr="003D3B22">
        <w:rPr>
          <w:rFonts w:ascii="Arial" w:hAnsi="Arial" w:cs="Arial"/>
          <w:lang w:val="en-US"/>
        </w:rPr>
        <w:t xml:space="preserve">S. Bechhofer ,et. Al. </w:t>
      </w:r>
      <w:r w:rsidRPr="003D3B22">
        <w:rPr>
          <w:rFonts w:ascii="Arial" w:hAnsi="Arial" w:cs="Arial"/>
          <w:lang w:val="en-US"/>
        </w:rPr>
        <w:t>D2.2v2  “Design, implementation and deployment of workflow lifecycle management components– Phase II“.</w:t>
      </w:r>
    </w:p>
    <w:p w:rsidR="00C30D86" w:rsidRPr="003D3B22" w:rsidRDefault="00C30D86" w:rsidP="003D3B22">
      <w:pPr>
        <w:pStyle w:val="NormalWeb"/>
        <w:spacing w:before="225" w:after="225"/>
        <w:jc w:val="both"/>
        <w:rPr>
          <w:rFonts w:ascii="Arial" w:hAnsi="Arial" w:cs="Arial"/>
          <w:lang w:val="en-US"/>
        </w:rPr>
      </w:pPr>
      <w:r w:rsidRPr="003D3B22">
        <w:rPr>
          <w:rFonts w:ascii="Arial" w:hAnsi="Arial" w:cs="Arial"/>
        </w:rPr>
        <w:t xml:space="preserve">[D4.2v1] </w:t>
      </w:r>
      <w:r w:rsidR="00644697" w:rsidRPr="003D3B22">
        <w:rPr>
          <w:rFonts w:ascii="Arial" w:hAnsi="Arial" w:cs="Arial"/>
        </w:rPr>
        <w:t xml:space="preserve">Esteban García-Cuesta et. </w:t>
      </w:r>
      <w:r w:rsidR="00644697" w:rsidRPr="003D3B22">
        <w:rPr>
          <w:rFonts w:ascii="Arial" w:hAnsi="Arial" w:cs="Arial"/>
          <w:lang w:val="en-US"/>
        </w:rPr>
        <w:t xml:space="preserve">Al. </w:t>
      </w:r>
      <w:r w:rsidRPr="003D3B22">
        <w:rPr>
          <w:rFonts w:ascii="Arial" w:hAnsi="Arial" w:cs="Arial"/>
          <w:lang w:val="en-US"/>
        </w:rPr>
        <w:t>Design, implementation and deployment of Workflow Integrity and Authenticity Maintenance components – Phase I</w:t>
      </w:r>
      <w:r w:rsidR="00644697" w:rsidRPr="003D3B22">
        <w:rPr>
          <w:rFonts w:ascii="Arial" w:hAnsi="Arial" w:cs="Arial"/>
          <w:lang w:val="en-US"/>
        </w:rPr>
        <w:t xml:space="preserve"> (Deliverable D2.2v2, Wf4Ever Project, 2012.)</w:t>
      </w:r>
    </w:p>
    <w:p w:rsidR="002E421E" w:rsidRDefault="005648CA" w:rsidP="003D3B22">
      <w:pPr>
        <w:pStyle w:val="NormalWeb"/>
        <w:spacing w:before="225" w:after="225"/>
        <w:jc w:val="both"/>
        <w:rPr>
          <w:rFonts w:ascii="Arial" w:hAnsi="Arial" w:cs="Arial"/>
          <w:lang w:val="en-US"/>
        </w:rPr>
      </w:pPr>
      <w:r>
        <w:rPr>
          <w:rFonts w:ascii="Arial" w:hAnsi="Arial" w:cs="Arial"/>
          <w:lang w:val="en-US"/>
        </w:rPr>
        <w:t xml:space="preserve">[D4.1] </w:t>
      </w:r>
      <w:r w:rsidR="005545A4">
        <w:fldChar w:fldCharType="begin"/>
      </w:r>
      <w:r w:rsidR="002326EF">
        <w:instrText>HYPERLINK "http://repo.wf4ever-project.org/dlibra/docmetadata?id=18" \t "_blank"</w:instrText>
      </w:r>
      <w:r w:rsidR="005545A4">
        <w:fldChar w:fldCharType="separate"/>
      </w:r>
      <w:r w:rsidR="00800A73" w:rsidRPr="003D3B22">
        <w:rPr>
          <w:rFonts w:ascii="Arial" w:hAnsi="Arial" w:cs="Arial"/>
          <w:lang w:val="en-US"/>
        </w:rPr>
        <w:t>Jun Zhao, et. Al. “</w:t>
      </w:r>
      <w:r w:rsidR="00644697" w:rsidRPr="003D3B22">
        <w:rPr>
          <w:rFonts w:ascii="Arial" w:hAnsi="Arial" w:cs="Arial"/>
          <w:lang w:val="en-US"/>
        </w:rPr>
        <w:t>Workflow Integrity and Authenticity Maintenance Initial Requirements</w:t>
      </w:r>
      <w:r w:rsidR="005545A4">
        <w:fldChar w:fldCharType="end"/>
      </w:r>
      <w:r w:rsidR="00800A73" w:rsidRPr="003D3B22">
        <w:rPr>
          <w:rFonts w:ascii="Arial" w:hAnsi="Arial" w:cs="Arial"/>
          <w:lang w:val="en-US"/>
        </w:rPr>
        <w:t>”</w:t>
      </w:r>
      <w:r w:rsidR="00644697" w:rsidRPr="003D3B22">
        <w:rPr>
          <w:rFonts w:ascii="Arial" w:hAnsi="Arial" w:cs="Arial"/>
          <w:lang w:val="en-US"/>
        </w:rPr>
        <w:t xml:space="preserve"> (Deliverable D4.1, Wf4Ever Project, 2011.)</w:t>
      </w:r>
    </w:p>
    <w:p w:rsidR="00A6176D" w:rsidRDefault="00A6176D" w:rsidP="003D3B22">
      <w:pPr>
        <w:pStyle w:val="NormalWeb"/>
        <w:spacing w:before="225" w:after="225"/>
        <w:jc w:val="both"/>
        <w:rPr>
          <w:rFonts w:ascii="Arial" w:hAnsi="Arial" w:cs="Arial"/>
          <w:lang w:val="en-US"/>
        </w:rPr>
      </w:pPr>
      <w:r w:rsidRPr="00A6176D">
        <w:rPr>
          <w:rFonts w:ascii="Arial" w:hAnsi="Arial" w:cs="Arial"/>
        </w:rPr>
        <w:t xml:space="preserve">[D1.4v2] Raul Palma et. </w:t>
      </w:r>
      <w:r w:rsidRPr="00A6176D">
        <w:rPr>
          <w:rFonts w:ascii="Arial" w:hAnsi="Arial" w:cs="Arial"/>
          <w:lang w:val="en-US"/>
        </w:rPr>
        <w:t xml:space="preserve">Al. </w:t>
      </w:r>
      <w:r>
        <w:rPr>
          <w:rFonts w:ascii="Arial" w:hAnsi="Arial" w:cs="Arial"/>
          <w:lang w:val="en-US"/>
        </w:rPr>
        <w:t>“Reference Wf4Ever Implementation – Phase II” (Deliverable D1.4v2, Wf4Ever Project, 2013).</w:t>
      </w:r>
    </w:p>
    <w:p w:rsidR="00750AEF" w:rsidRDefault="00750AEF" w:rsidP="00750AEF">
      <w:pPr>
        <w:overflowPunct/>
        <w:autoSpaceDE/>
        <w:autoSpaceDN/>
        <w:adjustRightInd/>
        <w:spacing w:after="0"/>
        <w:textAlignment w:val="auto"/>
        <w:rPr>
          <w:lang w:val="en-US"/>
        </w:rPr>
      </w:pPr>
      <w:r>
        <w:rPr>
          <w:rFonts w:cs="Arial"/>
          <w:lang w:val="en-US"/>
        </w:rPr>
        <w:t>[</w:t>
      </w:r>
      <w:r w:rsidR="00E94757">
        <w:rPr>
          <w:rFonts w:cs="Arial"/>
          <w:lang w:val="en-US"/>
        </w:rPr>
        <w:t>go</w:t>
      </w:r>
      <w:r>
        <w:rPr>
          <w:rFonts w:cs="Arial"/>
          <w:lang w:val="en-US"/>
        </w:rPr>
        <w:t xml:space="preserve">mez’13] </w:t>
      </w:r>
      <w:r w:rsidRPr="00ED1143">
        <w:rPr>
          <w:lang w:val="en-US"/>
        </w:rPr>
        <w:t>José Manuel Gómez-Pérez, Esteban García-Cuesta, Aleix Garrido and José Enrique Ruiz, "When History Matters - Assessing Reliability for the Reuse of Scientific Workflows", in-use track held at ISWC2013 21-25 October, Sydney, Australia.</w:t>
      </w:r>
    </w:p>
    <w:p w:rsidR="00A44CE4" w:rsidRPr="003D3B22"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[MIBBI]:</w:t>
      </w:r>
      <w:r w:rsidRPr="006329D4">
        <w:rPr>
          <w:lang w:val="en-US"/>
        </w:rPr>
        <w:t> </w:t>
      </w:r>
      <w:r w:rsidRPr="003D3B22">
        <w:rPr>
          <w:rFonts w:ascii="Arial" w:hAnsi="Arial" w:cs="Arial"/>
          <w:lang w:val="en-US"/>
        </w:rPr>
        <w:t>C. Taylor, D. Field, S. Sansone, J. A. R. Aerts, A. M., B. P. Ball C.A., M. Bogue and T. Booth, “Promoting coherent minimum reporting guidelines for biological and biomedical investigations: the MIBBI project”, Nature biotechnology, vol</w:t>
      </w:r>
      <w:r>
        <w:rPr>
          <w:rFonts w:ascii="Arial" w:hAnsi="Arial" w:cs="Arial"/>
          <w:lang w:val="en-US"/>
        </w:rPr>
        <w:t>. 8, no. 26, pp. 889-896, 2008. (Available at</w:t>
      </w:r>
      <w:r w:rsidRPr="006329D4">
        <w:rPr>
          <w:rFonts w:ascii="Arial" w:hAnsi="Arial" w:cs="Arial"/>
          <w:lang w:val="en-US"/>
        </w:rPr>
        <w:t xml:space="preserve"> </w:t>
      </w:r>
      <w:hyperlink r:id="rId47" w:history="1">
        <w:r w:rsidRPr="006329D4">
          <w:rPr>
            <w:rStyle w:val="Hyperlink"/>
            <w:rFonts w:ascii="Arial" w:hAnsi="Arial" w:cs="Arial"/>
            <w:lang w:val="en-GB"/>
          </w:rPr>
          <w:t>http://www.nature.com/nbt/journal/v26/n8/pdf/nbt.1411.pdf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[MIM]:</w:t>
      </w:r>
      <w:r w:rsidRPr="003D3B22">
        <w:rPr>
          <w:rStyle w:val="apple-converted-space"/>
          <w:rFonts w:ascii="Arial" w:hAnsi="Arial" w:cs="Arial"/>
          <w:lang w:val="en-US"/>
        </w:rPr>
        <w:t>  </w:t>
      </w:r>
      <w:r w:rsidRPr="003D3B22">
        <w:rPr>
          <w:rFonts w:ascii="Arial" w:hAnsi="Arial" w:cs="Arial"/>
          <w:lang w:val="en-US"/>
        </w:rPr>
        <w:t>Matthew Gamble, Jun Zhao, Graham Klyne, Carole Goble. "MIM: A Minimum Information Model Vocabulary and Framework for Scientific Linked Data", IEEE eScience 2012 Chicago, USA October, 2012</w:t>
      </w:r>
      <w:r>
        <w:rPr>
          <w:rFonts w:ascii="Arial" w:hAnsi="Arial" w:cs="Arial"/>
          <w:lang w:val="en-US"/>
        </w:rPr>
        <w:t>.</w:t>
      </w:r>
      <w:r w:rsidR="004E4BE0">
        <w:rPr>
          <w:rFonts w:ascii="Arial" w:hAnsi="Arial" w:cs="Arial"/>
          <w:lang w:val="en-US"/>
        </w:rPr>
        <w:t>ç</w:t>
      </w:r>
    </w:p>
    <w:p w:rsidR="004E4BE0" w:rsidRPr="003D3B22" w:rsidRDefault="004E4BE0" w:rsidP="00A44CE4">
      <w:pPr>
        <w:pStyle w:val="NormalWeb"/>
        <w:spacing w:before="225" w:beforeAutospacing="0" w:after="225"/>
        <w:jc w:val="both"/>
        <w:rPr>
          <w:rFonts w:ascii="Arial" w:hAnsi="Arial" w:cs="Arial"/>
          <w:lang w:val="en-US"/>
        </w:rPr>
      </w:pPr>
      <w:r w:rsidRPr="004E4BE0">
        <w:rPr>
          <w:rFonts w:ascii="Arial" w:hAnsi="Arial" w:cs="Arial"/>
          <w:lang w:val="en-US"/>
        </w:rPr>
        <w:t xml:space="preserve">[Pinar’13] Pinar Alper, Khalid Belhajjame, Carole Goble, and Pinar Karagoz. </w:t>
      </w:r>
      <w:r>
        <w:rPr>
          <w:rFonts w:ascii="Arial" w:hAnsi="Arial" w:cs="Arial"/>
          <w:lang w:val="en-US"/>
        </w:rPr>
        <w:t>“</w:t>
      </w:r>
      <w:r w:rsidRPr="004E4BE0">
        <w:rPr>
          <w:rFonts w:ascii="Arial" w:hAnsi="Arial" w:cs="Arial"/>
          <w:lang w:val="en-US"/>
        </w:rPr>
        <w:t>Small Is Beautiful: Summarizing Scientific Workflows Using Semantic Annotations</w:t>
      </w:r>
      <w:r>
        <w:rPr>
          <w:rFonts w:ascii="Arial" w:hAnsi="Arial" w:cs="Arial"/>
          <w:lang w:val="en-US"/>
        </w:rPr>
        <w:t>”</w:t>
      </w:r>
      <w:r w:rsidRPr="004E4BE0">
        <w:rPr>
          <w:rFonts w:ascii="Arial" w:hAnsi="Arial" w:cs="Arial"/>
          <w:lang w:val="en-US"/>
        </w:rPr>
        <w:t xml:space="preserve"> </w:t>
      </w:r>
      <w:r>
        <w:rPr>
          <w:rFonts w:ascii="Arial" w:hAnsi="Arial" w:cs="Arial"/>
          <w:lang w:val="en-US"/>
        </w:rPr>
        <w:t xml:space="preserve">Submitted to </w:t>
      </w:r>
      <w:r w:rsidRPr="004E4BE0">
        <w:rPr>
          <w:rFonts w:ascii="Arial" w:hAnsi="Arial" w:cs="Arial"/>
          <w:lang w:val="en-US"/>
        </w:rPr>
        <w:t>IEEE Big Data'13 October 2013</w:t>
      </w:r>
    </w:p>
    <w:p w:rsidR="005648CA" w:rsidRPr="003D3B22" w:rsidRDefault="005648CA" w:rsidP="005648CA">
      <w:pPr>
        <w:pStyle w:val="NormalWeb"/>
        <w:spacing w:before="225" w:after="225"/>
        <w:jc w:val="both"/>
        <w:rPr>
          <w:rFonts w:ascii="Arial" w:hAnsi="Arial" w:cs="Arial"/>
          <w:lang w:val="en-US"/>
        </w:rPr>
      </w:pPr>
      <w:r>
        <w:rPr>
          <w:rFonts w:ascii="Arial" w:hAnsi="Arial" w:cs="Arial"/>
        </w:rPr>
        <w:t>[</w:t>
      </w:r>
      <w:r w:rsidR="00E94757">
        <w:rPr>
          <w:rFonts w:ascii="Arial" w:hAnsi="Arial" w:cs="Arial"/>
        </w:rPr>
        <w:t>z</w:t>
      </w:r>
      <w:r>
        <w:rPr>
          <w:rFonts w:ascii="Arial" w:hAnsi="Arial" w:cs="Arial"/>
        </w:rPr>
        <w:t xml:space="preserve">hao’12]: J. </w:t>
      </w:r>
      <w:r w:rsidRPr="003D3B22">
        <w:rPr>
          <w:rFonts w:ascii="Arial" w:hAnsi="Arial" w:cs="Arial"/>
        </w:rPr>
        <w:t>Zhao, J.M. G</w:t>
      </w:r>
      <w:r>
        <w:rPr>
          <w:rFonts w:ascii="Arial" w:hAnsi="Arial" w:cs="Arial"/>
        </w:rPr>
        <w:t>ó</w:t>
      </w:r>
      <w:r w:rsidRPr="003D3B22">
        <w:rPr>
          <w:rFonts w:ascii="Arial" w:hAnsi="Arial" w:cs="Arial"/>
        </w:rPr>
        <w:t>mez-P</w:t>
      </w:r>
      <w:r>
        <w:rPr>
          <w:rFonts w:ascii="Arial" w:hAnsi="Arial" w:cs="Arial"/>
        </w:rPr>
        <w:t>é</w:t>
      </w:r>
      <w:r w:rsidRPr="003D3B22">
        <w:rPr>
          <w:rFonts w:ascii="Arial" w:hAnsi="Arial" w:cs="Arial"/>
        </w:rPr>
        <w:t xml:space="preserve">rez, K. Belhajjame, G. Klyne, E. García-Cuesta, Garrido A, Hettne K, Roos M, De Roure D, Goble CA. </w:t>
      </w:r>
      <w:r w:rsidRPr="003D3B22">
        <w:rPr>
          <w:rFonts w:ascii="Arial" w:hAnsi="Arial" w:cs="Arial"/>
          <w:lang w:val="en-US"/>
        </w:rPr>
        <w:t>Why Workﬂows Break - Understanding and Combating Decay in Taverna Workﬂows. In the proceedings of the IEEE eScience Conference (eScience 2012), IEEE CS, Chicago, USA, 2012.</w:t>
      </w:r>
      <w:r>
        <w:rPr>
          <w:rFonts w:ascii="Arial" w:hAnsi="Arial" w:cs="Arial"/>
          <w:lang w:val="en-US"/>
        </w:rPr>
        <w:t xml:space="preserve"> (Available at </w:t>
      </w:r>
      <w:hyperlink r:id="rId48" w:history="1">
        <w:r w:rsidRPr="00D967A0">
          <w:rPr>
            <w:rStyle w:val="Hyperlink"/>
            <w:rFonts w:ascii="Arial" w:hAnsi="Arial"/>
            <w:lang w:val="en-GB"/>
          </w:rPr>
          <w:t>http://users.ox.ac.uk/~oerc0033/preprints/why-decay.pdf</w:t>
        </w:r>
      </w:hyperlink>
      <w:r w:rsidRPr="00D967A0">
        <w:rPr>
          <w:rStyle w:val="apple-converted-space"/>
          <w:rFonts w:ascii="Arial" w:hAnsi="Arial" w:cs="Arial"/>
          <w:lang w:val="en-US"/>
        </w:rPr>
        <w:t> </w:t>
      </w:r>
      <w:r>
        <w:rPr>
          <w:rStyle w:val="apple-converted-space"/>
          <w:rFonts w:ascii="Arial" w:hAnsi="Arial" w:cs="Arial"/>
          <w:lang w:val="en-US"/>
        </w:rPr>
        <w:t>)</w:t>
      </w:r>
    </w:p>
    <w:p w:rsidR="005648CA" w:rsidRPr="00ED1143" w:rsidRDefault="005648CA" w:rsidP="00750AEF">
      <w:pPr>
        <w:overflowPunct/>
        <w:autoSpaceDE/>
        <w:autoSpaceDN/>
        <w:adjustRightInd/>
        <w:spacing w:after="0"/>
        <w:textAlignment w:val="auto"/>
        <w:rPr>
          <w:lang w:val="en-US"/>
        </w:rPr>
      </w:pPr>
    </w:p>
    <w:p w:rsidR="00750AEF" w:rsidRPr="003D3B22" w:rsidRDefault="00750AEF" w:rsidP="003D3B22">
      <w:pPr>
        <w:pStyle w:val="NormalWeb"/>
        <w:spacing w:before="225" w:after="225"/>
        <w:jc w:val="both"/>
        <w:rPr>
          <w:rFonts w:ascii="Arial" w:hAnsi="Arial" w:cs="Arial"/>
          <w:lang w:val="en-US"/>
        </w:rPr>
      </w:pPr>
    </w:p>
    <w:sectPr w:rsidR="00750AEF" w:rsidRPr="003D3B22" w:rsidSect="00A01341">
      <w:headerReference w:type="even" r:id="rId49"/>
      <w:headerReference w:type="default" r:id="rId50"/>
      <w:headerReference w:type="first" r:id="rId51"/>
      <w:pgSz w:w="11907" w:h="16840" w:code="9"/>
      <w:pgMar w:top="1418" w:right="1134" w:bottom="1560" w:left="1134" w:header="680" w:footer="680" w:gutter="0"/>
      <w:noEndnote/>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Graham Klyne" w:date="2013-07-18T09:21:00Z" w:initials="GK">
    <w:p w:rsidR="005F6A51" w:rsidRDefault="005F6A51">
      <w:pPr>
        <w:pStyle w:val="CommentText"/>
      </w:pPr>
      <w:r>
        <w:rPr>
          <w:rStyle w:val="CommentReference"/>
        </w:rPr>
        <w:annotationRef/>
      </w:r>
      <w:r>
        <w:t>I believe you updated this, but don’t know what changes were made.</w:t>
      </w:r>
    </w:p>
  </w:comment>
  <w:comment w:id="66" w:author="Graham Klyne" w:date="2013-07-18T09:10:00Z" w:initials="GK">
    <w:p w:rsidR="005F6A51" w:rsidRDefault="005F6A51">
      <w:pPr>
        <w:pStyle w:val="CommentText"/>
      </w:pPr>
      <w:r>
        <w:rPr>
          <w:rStyle w:val="CommentReference"/>
        </w:rPr>
        <w:annotationRef/>
      </w:r>
      <w:r>
        <w:t xml:space="preserve">Is this correct??  I thought is was based on </w:t>
      </w:r>
      <w:r w:rsidRPr="00C03851">
        <w:rPr>
          <w:b/>
          <w:bCs/>
        </w:rPr>
        <w:t>history</w:t>
      </w:r>
      <w:r>
        <w:t xml:space="preserve"> of completeness (as provided by checklists)</w:t>
      </w:r>
    </w:p>
  </w:comment>
  <w:comment w:id="89" w:author="Graham Klyne" w:date="2013-07-18T09:14:00Z" w:initials="GK">
    <w:p w:rsidR="005F6A51" w:rsidRDefault="005F6A51">
      <w:pPr>
        <w:pStyle w:val="CommentText"/>
      </w:pPr>
      <w:r>
        <w:rPr>
          <w:rStyle w:val="CommentReference"/>
        </w:rPr>
        <w:annotationRef/>
      </w:r>
      <w:r>
        <w:t>I remnoveds mention of “wfprov” here – I think it’s too specialized an item for an executive summary.</w:t>
      </w:r>
    </w:p>
  </w:comment>
  <w:comment w:id="98" w:author="Graham Klyne" w:date="2013-07-18T09:18:00Z" w:initials="GK">
    <w:p w:rsidR="005F6A51" w:rsidRDefault="005F6A51">
      <w:pPr>
        <w:pStyle w:val="CommentText"/>
      </w:pPr>
      <w:r>
        <w:rPr>
          <w:rStyle w:val="CommentReference"/>
        </w:rPr>
        <w:annotationRef/>
      </w:r>
      <w:r>
        <w:t>Reworded: the original didn’t make much sense to me.  Is this what you meant?</w:t>
      </w:r>
    </w:p>
  </w:comment>
  <w:comment w:id="123" w:author="Graham Klyne" w:date="2013-07-18T09:26:00Z" w:initials="GK">
    <w:p w:rsidR="005F6A51" w:rsidRDefault="005F6A51">
      <w:pPr>
        <w:pStyle w:val="CommentText"/>
      </w:pPr>
      <w:r>
        <w:rPr>
          <w:rStyle w:val="CommentReference"/>
        </w:rPr>
        <w:annotationRef/>
      </w:r>
      <w:r>
        <w:t>Original text was misleading IMO:  this is almost reverse sense, but I think it’s more accurate.</w:t>
      </w:r>
    </w:p>
  </w:comment>
  <w:comment w:id="126" w:author="Graham Klyne" w:date="2013-07-18T09:27:00Z" w:initials="GK">
    <w:p w:rsidR="005F6A51" w:rsidRDefault="005F6A51">
      <w:pPr>
        <w:pStyle w:val="CommentText"/>
      </w:pPr>
      <w:r>
        <w:rPr>
          <w:rStyle w:val="CommentReference"/>
        </w:rPr>
        <w:annotationRef/>
      </w:r>
      <w:r>
        <w:t>As Carole noted in last Plenary ”visualisation” has slightly different implications.</w:t>
      </w:r>
    </w:p>
  </w:comment>
  <w:comment w:id="129" w:author="Graham Klyne" w:date="2013-07-18T09:30:00Z" w:initials="GK">
    <w:p w:rsidR="005F6A51" w:rsidRDefault="005F6A51">
      <w:pPr>
        <w:pStyle w:val="CommentText"/>
      </w:pPr>
      <w:r>
        <w:rPr>
          <w:rStyle w:val="CommentReference"/>
        </w:rPr>
        <w:annotationRef/>
      </w:r>
      <w:r>
        <w:t>I’m not sure what you’re trying to say here.  I think the sense of what you’ve written is not correct.  We started with wfprov (and to lesser extent roevo) before there was a PROV, and subsequently refactorted those ontologies as refinements of PROV.  Our early work helped us to contribute to the standardization effort.  Separately, we created a corpus based on that work.</w:t>
      </w:r>
    </w:p>
  </w:comment>
  <w:comment w:id="140" w:author="Graham Klyne" w:date="2013-07-18T09:35:00Z" w:initials="GK">
    <w:p w:rsidR="005F6A51" w:rsidRDefault="005F6A51">
      <w:pPr>
        <w:pStyle w:val="CommentText"/>
      </w:pPr>
      <w:r>
        <w:rPr>
          <w:rStyle w:val="CommentReference"/>
        </w:rPr>
        <w:annotationRef/>
      </w:r>
      <w:r>
        <w:t xml:space="preserve">Add link to  </w:t>
      </w:r>
      <w:hyperlink r:id="rId1" w:history="1">
        <w:r w:rsidRPr="00EC104E">
          <w:rPr>
            <w:rStyle w:val="Hyperlink"/>
          </w:rPr>
          <w:t>http://www.w3.org/2011/prov/wiki/Main_Page</w:t>
        </w:r>
      </w:hyperlink>
      <w:r>
        <w:t xml:space="preserve"> ??</w:t>
      </w:r>
    </w:p>
  </w:comment>
  <w:comment w:id="164" w:author="Graham Klyne" w:date="2013-07-18T09:40:00Z" w:initials="GK">
    <w:p w:rsidR="005F6A51" w:rsidRDefault="005F6A51">
      <w:pPr>
        <w:pStyle w:val="CommentText"/>
      </w:pPr>
      <w:r>
        <w:rPr>
          <w:rStyle w:val="CommentReference"/>
        </w:rPr>
        <w:annotationRef/>
      </w:r>
      <w:r>
        <w:t>???  history?</w:t>
      </w:r>
    </w:p>
  </w:comment>
  <w:comment w:id="178" w:author="Graham Klyne" w:date="2013-07-18T09:49:00Z" w:initials="GK">
    <w:p w:rsidR="005F6A51" w:rsidRDefault="005F6A51">
      <w:pPr>
        <w:pStyle w:val="CommentText"/>
      </w:pPr>
      <w:r>
        <w:rPr>
          <w:rStyle w:val="CommentReference"/>
        </w:rPr>
        <w:annotationRef/>
      </w:r>
      <w:r>
        <w:t xml:space="preserve">PROV-O is just part of the W3C output – why not refer more generically to PROV and </w:t>
      </w:r>
      <w:hyperlink r:id="rId2" w:history="1">
        <w:r w:rsidRPr="00EC104E">
          <w:rPr>
            <w:rStyle w:val="Hyperlink"/>
          </w:rPr>
          <w:t>http://www.w3.org/TR/prov-overview/</w:t>
        </w:r>
      </w:hyperlink>
      <w:r>
        <w:t xml:space="preserve"> ?</w:t>
      </w:r>
    </w:p>
  </w:comment>
  <w:comment w:id="266" w:author="Graham Klyne" w:date="2013-07-18T10:11:00Z" w:initials="GK">
    <w:p w:rsidR="005F6A51" w:rsidRDefault="005F6A51">
      <w:pPr>
        <w:pStyle w:val="CommentText"/>
      </w:pPr>
      <w:r>
        <w:rPr>
          <w:rStyle w:val="CommentReference"/>
        </w:rPr>
        <w:annotationRef/>
      </w:r>
      <w:r>
        <w:t>True, but this feels like too much information for this level of document.  If anything, I’d probably say “and is self describing concerning the resources whose provenance is provided”</w:t>
      </w:r>
    </w:p>
  </w:comment>
  <w:comment w:id="320" w:author="Graham Klyne" w:date="2013-07-18T10:24:00Z" w:initials="GK">
    <w:p w:rsidR="005F6A51" w:rsidRDefault="005F6A51" w:rsidP="004B0D16">
      <w:pPr>
        <w:pStyle w:val="CommentText"/>
      </w:pPr>
      <w:r>
        <w:rPr>
          <w:rStyle w:val="CommentReference"/>
        </w:rPr>
        <w:annotationRef/>
      </w:r>
      <w:r>
        <w:rPr>
          <w:rStyle w:val="CommentReference"/>
        </w:rPr>
        <w:annotationRef/>
      </w:r>
      <w:r>
        <w:t>At this size, the diagram, is pretty much illegible on-screen, even at 125% zoom.  Suggest making it larger?</w:t>
      </w:r>
    </w:p>
    <w:p w:rsidR="005F6A51" w:rsidRDefault="005F6A51">
      <w:pPr>
        <w:pStyle w:val="CommentText"/>
      </w:pPr>
    </w:p>
  </w:comment>
  <w:comment w:id="321" w:author="Graham Klyne" w:date="2013-07-18T10:27:00Z" w:initials="GK">
    <w:p w:rsidR="005F6A51" w:rsidRDefault="005F6A51">
      <w:pPr>
        <w:pStyle w:val="CommentText"/>
      </w:pPr>
      <w:r>
        <w:rPr>
          <w:rStyle w:val="CommentReference"/>
        </w:rPr>
        <w:annotationRef/>
      </w:r>
      <w:r>
        <w:t xml:space="preserve">This seems a bit flakey.  Maybe say “was originally included … and is being upgraded …”? </w:t>
      </w:r>
    </w:p>
  </w:comment>
  <w:comment w:id="327" w:author="Graham Klyne" w:date="2013-07-18T10:24:00Z" w:initials="GK">
    <w:p w:rsidR="005F6A51" w:rsidRDefault="005F6A51" w:rsidP="004B0D16">
      <w:pPr>
        <w:pStyle w:val="CommentText"/>
      </w:pPr>
      <w:r>
        <w:rPr>
          <w:rStyle w:val="CommentReference"/>
        </w:rPr>
        <w:annotationRef/>
      </w:r>
      <w:r>
        <w:rPr>
          <w:rStyle w:val="CommentReference"/>
        </w:rPr>
        <w:annotationRef/>
      </w:r>
      <w:r>
        <w:t>At this size, the diagram, is pretty much illegible on-screen, even at 125% zoom.  Suggest making it larger?</w:t>
      </w:r>
    </w:p>
    <w:p w:rsidR="005F6A51" w:rsidRDefault="005F6A51">
      <w:pPr>
        <w:pStyle w:val="CommentText"/>
      </w:pPr>
    </w:p>
  </w:comment>
  <w:comment w:id="334" w:author="Graham Klyne" w:date="2013-07-18T10:30:00Z" w:initials="GK">
    <w:p w:rsidR="005F6A51" w:rsidRDefault="005F6A51">
      <w:pPr>
        <w:pStyle w:val="CommentText"/>
      </w:pPr>
      <w:r>
        <w:rPr>
          <w:rStyle w:val="CommentReference"/>
        </w:rPr>
        <w:annotationRef/>
      </w:r>
      <w:r>
        <w:t>“based on”?</w:t>
      </w:r>
    </w:p>
  </w:comment>
  <w:comment w:id="335" w:author="Graham Klyne" w:date="2013-07-18T10:30:00Z" w:initials="GK">
    <w:p w:rsidR="005F6A51" w:rsidRDefault="005F6A51">
      <w:pPr>
        <w:pStyle w:val="CommentText"/>
      </w:pPr>
      <w:r>
        <w:rPr>
          <w:rStyle w:val="CommentReference"/>
        </w:rPr>
        <w:annotationRef/>
      </w:r>
      <w:r>
        <w:t>“matching”?</w:t>
      </w:r>
    </w:p>
  </w:comment>
  <w:comment w:id="336" w:author="Graham Klyne" w:date="2013-07-18T10:31:00Z" w:initials="GK">
    <w:p w:rsidR="005F6A51" w:rsidRDefault="005F6A51">
      <w:pPr>
        <w:pStyle w:val="CommentText"/>
      </w:pPr>
      <w:r>
        <w:rPr>
          <w:rStyle w:val="CommentReference"/>
        </w:rPr>
        <w:annotationRef/>
      </w:r>
      <w:r>
        <w:t>what are these?  Maybe: “patterns of methods (motifs)”</w:t>
      </w:r>
    </w:p>
  </w:comment>
  <w:comment w:id="339" w:author="Graham Klyne" w:date="2013-07-18T10:32:00Z" w:initials="GK">
    <w:p w:rsidR="005F6A51" w:rsidRDefault="005F6A51">
      <w:pPr>
        <w:pStyle w:val="CommentText"/>
      </w:pPr>
      <w:r>
        <w:rPr>
          <w:rStyle w:val="CommentReference"/>
        </w:rPr>
        <w:annotationRef/>
      </w:r>
      <w:r>
        <w:t>It seems odd to me to base a citation tag on an author’s given name.  Or is this a cultural subtlety I’m missing?</w:t>
      </w:r>
    </w:p>
  </w:comment>
  <w:comment w:id="340" w:author="Graham Klyne" w:date="2013-07-18T10:37:00Z" w:initials="GK">
    <w:p w:rsidR="005F6A51" w:rsidRDefault="005F6A51">
      <w:pPr>
        <w:pStyle w:val="CommentText"/>
      </w:pPr>
      <w:r>
        <w:rPr>
          <w:rStyle w:val="CommentReference"/>
        </w:rPr>
        <w:annotationRef/>
      </w:r>
      <w:r>
        <w:t>I’ve no idea what this is trying to say.  I think there may be two iudeas getting mugged in here: (a) provenance is useful for deciding trustwirthiness/reliability of informatioj, and (b) provenance information can be bulky and complex.  The first of these points is already established, and seems to be irrelevant to the topic of this section.</w:t>
      </w:r>
    </w:p>
  </w:comment>
  <w:comment w:id="342" w:author="Graham Klyne" w:date="2013-07-18T10:40:00Z" w:initials="GK">
    <w:p w:rsidR="005F6A51" w:rsidRDefault="005F6A51">
      <w:pPr>
        <w:pStyle w:val="CommentText"/>
      </w:pPr>
      <w:r>
        <w:rPr>
          <w:rStyle w:val="CommentReference"/>
        </w:rPr>
        <w:annotationRef/>
      </w:r>
      <w:r>
        <w:t>Again, not making sense to me.  I think maybe something like: “We have identified a set of patterns that allow us to locate the specific provenance information that is relevant to our final applications.”</w:t>
      </w:r>
    </w:p>
  </w:comment>
  <w:comment w:id="409" w:author="Graham Klyne" w:date="2013-07-18T11:01:00Z" w:initials="GK">
    <w:p w:rsidR="005F6A51" w:rsidRDefault="005F6A51">
      <w:pPr>
        <w:pStyle w:val="CommentText"/>
      </w:pPr>
      <w:r>
        <w:rPr>
          <w:rStyle w:val="CommentReference"/>
        </w:rPr>
        <w:annotationRef/>
      </w:r>
      <w:r>
        <w:t>If I were a reviewer, I’d want to see references to back up these claims.</w:t>
      </w:r>
    </w:p>
  </w:comment>
  <w:comment w:id="413" w:author="Graham Klyne" w:date="2013-07-18T11:03:00Z" w:initials="GK">
    <w:p w:rsidR="005F6A51" w:rsidRDefault="005F6A51">
      <w:pPr>
        <w:pStyle w:val="CommentText"/>
      </w:pPr>
      <w:r>
        <w:rPr>
          <w:rStyle w:val="CommentReference"/>
        </w:rPr>
        <w:annotationRef/>
      </w:r>
      <w:r>
        <w:t xml:space="preserve">Suggest include links to </w:t>
      </w:r>
      <w:hyperlink r:id="rId3" w:history="1">
        <w:r w:rsidRPr="00EC104E">
          <w:rPr>
            <w:rStyle w:val="Hyperlink"/>
          </w:rPr>
          <w:t>http://www.wf4ever-project.org/wiki/display/docs/Taverna+provenance+query+examples</w:t>
        </w:r>
      </w:hyperlink>
      <w:r>
        <w:t xml:space="preserve"> and </w:t>
      </w:r>
      <w:hyperlink r:id="rId4" w:history="1">
        <w:r w:rsidRPr="00EC104E">
          <w:rPr>
            <w:rStyle w:val="Hyperlink"/>
          </w:rPr>
          <w:t>http://www.wf4ever-project.org/wiki/display/docs/Wings+provenance+query+examples</w:t>
        </w:r>
      </w:hyperlink>
      <w:r>
        <w:t xml:space="preserve"> ?</w:t>
      </w:r>
    </w:p>
  </w:comment>
  <w:comment w:id="429" w:author="Graham Klyne" w:date="2013-07-18T11:07:00Z" w:initials="GK">
    <w:p w:rsidR="005F6A51" w:rsidRDefault="005F6A51">
      <w:pPr>
        <w:pStyle w:val="CommentText"/>
      </w:pPr>
      <w:r>
        <w:rPr>
          <w:rStyle w:val="CommentReference"/>
        </w:rPr>
        <w:annotationRef/>
      </w:r>
      <w:r>
        <w:t xml:space="preserve">What does all this have to do with </w:t>
      </w:r>
      <w:r w:rsidRPr="00D92792">
        <w:rPr>
          <w:b/>
          <w:bCs/>
        </w:rPr>
        <w:t>quality</w:t>
      </w:r>
      <w:r w:rsidRPr="00D92792">
        <w:rPr>
          <w:bCs/>
        </w:rPr>
        <w:t xml:space="preserve"> ?</w:t>
      </w:r>
    </w:p>
  </w:comment>
  <w:comment w:id="549" w:author="Graham Klyne" w:date="2013-07-18T11:26:00Z" w:initials="GK">
    <w:p w:rsidR="005F6A51" w:rsidRDefault="005F6A51">
      <w:pPr>
        <w:pStyle w:val="CommentText"/>
      </w:pPr>
      <w:r>
        <w:rPr>
          <w:rStyle w:val="CommentReference"/>
        </w:rPr>
        <w:annotationRef/>
      </w:r>
      <w:r>
        <w:t>Paragraph style needs fixing to match the other bullet points.  I can’t see how to make Word do the right thing here.</w:t>
      </w:r>
    </w:p>
  </w:comment>
  <w:comment w:id="840" w:author="Graham Klyne" w:date="2013-07-18T12:30:00Z" w:initials="GK">
    <w:p w:rsidR="005F6A51" w:rsidRDefault="005F6A51">
      <w:pPr>
        <w:pStyle w:val="CommentText"/>
      </w:pPr>
      <w:r>
        <w:rPr>
          <w:rStyle w:val="CommentReference"/>
        </w:rPr>
        <w:annotationRef/>
      </w:r>
      <w:r>
        <w:t xml:space="preserve">I found this text seems to veer a bit between </w:t>
      </w:r>
      <w:r w:rsidRPr="00CF4B37">
        <w:rPr>
          <w:b/>
          <w:bCs/>
        </w:rPr>
        <w:t>workflow</w:t>
      </w:r>
      <w:r>
        <w:t xml:space="preserve"> and </w:t>
      </w:r>
      <w:r w:rsidRPr="00CF4B37">
        <w:rPr>
          <w:b/>
          <w:bCs/>
        </w:rPr>
        <w:t>RO</w:t>
      </w:r>
      <w:r>
        <w:t xml:space="preserve"> stability/reliability.  I’m not sure which you really want to emphasize here.</w:t>
      </w:r>
    </w:p>
  </w:comment>
  <w:comment w:id="841" w:author="Graham Klyne" w:date="2013-07-18T12:31:00Z" w:initials="GK">
    <w:p w:rsidR="005F6A51" w:rsidRDefault="005F6A51">
      <w:pPr>
        <w:pStyle w:val="CommentText"/>
      </w:pPr>
      <w:r>
        <w:rPr>
          <w:rStyle w:val="CommentReference"/>
        </w:rPr>
        <w:annotationRef/>
      </w:r>
      <w:r>
        <w:t xml:space="preserve">I find this is all a bit long-winded.  I think the key idea that you’re trying to get over is something like “a reliable RO is a stable RO </w:t>
      </w:r>
      <w:r w:rsidRPr="00CF4B37">
        <w:rPr>
          <w:b/>
          <w:bCs/>
        </w:rPr>
        <w:t>and</w:t>
      </w:r>
      <w:r>
        <w:t xml:space="preserve"> a complete RO”</w:t>
      </w:r>
    </w:p>
  </w:comment>
  <w:comment w:id="864" w:author="Graham Klyne" w:date="2013-07-18T12:33:00Z" w:initials="GK">
    <w:p w:rsidR="005F6A51" w:rsidRDefault="005F6A51">
      <w:pPr>
        <w:pStyle w:val="CommentText"/>
      </w:pPr>
      <w:r>
        <w:rPr>
          <w:rStyle w:val="CommentReference"/>
        </w:rPr>
        <w:annotationRef/>
      </w:r>
      <w:r>
        <w:t>Ah! Here it is!  This key statement is rather buried, and easily overlooked.</w:t>
      </w:r>
    </w:p>
  </w:comment>
  <w:comment w:id="891" w:author="Graham Klyne" w:date="2013-07-18T12:38:00Z" w:initials="GK">
    <w:p w:rsidR="005F6A51" w:rsidRDefault="005F6A51">
      <w:pPr>
        <w:pStyle w:val="CommentText"/>
      </w:pPr>
      <w:r>
        <w:rPr>
          <w:rStyle w:val="CommentReference"/>
        </w:rPr>
        <w:annotationRef/>
      </w:r>
      <w:r>
        <w:rPr>
          <w:rStyle w:val="CommentReference"/>
        </w:rPr>
        <w:t>I don’t understand what this is trying to say.</w:t>
      </w:r>
    </w:p>
  </w:comment>
  <w:comment w:id="893" w:author="Graham Klyne" w:date="2013-07-18T12:47:00Z" w:initials="GK">
    <w:p w:rsidR="005F6A51" w:rsidRDefault="005F6A51">
      <w:pPr>
        <w:pStyle w:val="CommentText"/>
      </w:pPr>
      <w:r>
        <w:rPr>
          <w:rStyle w:val="CommentReference"/>
        </w:rPr>
        <w:annotationRef/>
      </w:r>
      <w:r>
        <w:t>Incorrect figure number?   Also, the diagram does not make it clear to me that a key part of the stability/reliability service is maintain a record of historical data.</w:t>
      </w:r>
      <w:r>
        <w:br/>
      </w:r>
      <w:r>
        <w:br/>
        <w:t>[Later] Maybe you do mean figure 19 (the sequence diagram).  Initially, it was so far away from the referring text that I didn’t find it.  But then I withdraw my comment about “maintain a record of historical data.”</w:t>
      </w:r>
    </w:p>
  </w:comment>
  <w:comment w:id="892" w:author="Graham Klyne" w:date="2013-07-18T12:44:00Z" w:initials="GK">
    <w:p w:rsidR="005F6A51" w:rsidRDefault="005F6A51">
      <w:pPr>
        <w:pStyle w:val="CommentText"/>
      </w:pPr>
      <w:r>
        <w:rPr>
          <w:rStyle w:val="CommentReference"/>
        </w:rPr>
        <w:annotationRef/>
      </w:r>
      <w:r>
        <w:t>I think the use of “subsumed” here is a bit misleading – I read it to suggest that all uses of the checklist service alone are covered by the reliability service, which is not true.  I think “used by” covers the intent here.</w:t>
      </w:r>
    </w:p>
  </w:comment>
  <w:comment w:id="909" w:author="Graham Klyne" w:date="2013-07-18T12:49:00Z" w:initials="GK">
    <w:p w:rsidR="005F6A51" w:rsidRDefault="005F6A51">
      <w:pPr>
        <w:pStyle w:val="CommentText"/>
      </w:pPr>
      <w:r>
        <w:rPr>
          <w:rStyle w:val="CommentReference"/>
        </w:rPr>
        <w:annotationRef/>
      </w:r>
      <w:r>
        <w:t>What are these?</w:t>
      </w:r>
    </w:p>
  </w:comment>
  <w:comment w:id="917" w:author="Graham Klyne" w:date="2013-07-18T12:54:00Z" w:initials="GK">
    <w:p w:rsidR="005F6A51" w:rsidRDefault="005F6A51">
      <w:pPr>
        <w:pStyle w:val="CommentText"/>
      </w:pPr>
      <w:r>
        <w:rPr>
          <w:rStyle w:val="CommentReference"/>
        </w:rPr>
        <w:annotationRef/>
      </w:r>
      <w:r>
        <w:t>This use of a footnote as a direct referent in a sentence seems very odd to me.  The point of a footnote tag, as I see it, is to stay out of the main flow of the sentence.  Suggest: “… is available in the Wf4Ever sandbox [footnote]”</w:t>
      </w:r>
    </w:p>
  </w:comment>
  <w:comment w:id="1056" w:author="Graham Klyne" w:date="2013-07-18T13:02:00Z" w:initials="GK">
    <w:p w:rsidR="005F6A51" w:rsidRDefault="005F6A51">
      <w:pPr>
        <w:pStyle w:val="CommentText"/>
      </w:pPr>
      <w:r>
        <w:rPr>
          <w:rStyle w:val="CommentReference"/>
        </w:rPr>
        <w:annotationRef/>
      </w:r>
      <w:r>
        <w:t>What is this trying to convey?  I think it could be dropped without losibng any useful information.</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A51" w:rsidRDefault="005F6A51">
      <w:r>
        <w:separator/>
      </w:r>
    </w:p>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endnote>
  <w:endnote w:type="continuationSeparator" w:id="0">
    <w:p w:rsidR="005F6A51" w:rsidRDefault="005F6A51">
      <w:r>
        <w:continuationSeparator/>
      </w:r>
    </w:p>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p w:rsidR="005F6A51" w:rsidRDefault="005F6A51"/>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Batang">
    <w:altName w:val="바탕"/>
    <w:charset w:val="81"/>
    <w:family w:val="roman"/>
    <w:pitch w:val="variable"/>
    <w:sig w:usb0="B00002AF" w:usb1="69D77CFB" w:usb2="00000030" w:usb3="00000000" w:csb0="0008009F" w:csb1="00000000"/>
  </w:font>
  <w:font w:name="Calibri">
    <w:panose1 w:val="020F0502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Pr="00392EE1" w:rsidRDefault="005F6A51">
    <w:pPr>
      <w:pStyle w:val="Footer"/>
    </w:pPr>
    <w:r>
      <w:rPr>
        <w:noProof/>
        <w:lang w:val="en-US" w:eastAsia="en-US"/>
      </w:rPr>
      <w:drawing>
        <wp:inline distT="0" distB="0" distL="0" distR="0">
          <wp:extent cx="1114425" cy="457200"/>
          <wp:effectExtent l="19050" t="0" r="9525" b="0"/>
          <wp:docPr id="26" name="Imagen 26"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545A4">
    <w:pPr>
      <w:pStyle w:val="Footer"/>
    </w:pPr>
    <w:fldSimple w:instr=" DATE \@ &quot;yyyy&quot; ">
      <w:r w:rsidR="005F4097">
        <w:rPr>
          <w:noProof/>
        </w:rPr>
        <w:t>2013</w:t>
      </w:r>
    </w:fldSimple>
    <w:r w:rsidR="005F6A51">
      <w:t xml:space="preserve"> © Copyright lies with the respective authors and their institutions.</w:t>
    </w:r>
  </w:p>
  <w:p w:rsidR="005F6A51" w:rsidRDefault="005F6A51">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545A4">
    <w:pPr>
      <w:pStyle w:val="Footer"/>
    </w:pPr>
    <w:fldSimple w:instr=" DATE \@ &quot;yyyy&quot; ">
      <w:r w:rsidR="005F4097">
        <w:rPr>
          <w:noProof/>
        </w:rPr>
        <w:t>2013</w:t>
      </w:r>
    </w:fldSimple>
    <w:r w:rsidR="005F6A51">
      <w:t xml:space="preserve"> © Copyright lies with the respective authors of the deliverable and their institutions</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A51" w:rsidRDefault="005F6A51">
      <w:r>
        <w:separator/>
      </w:r>
    </w:p>
  </w:footnote>
  <w:footnote w:type="continuationSeparator" w:id="0">
    <w:p w:rsidR="005F6A51" w:rsidRDefault="005F6A51">
      <w:r>
        <w:continuationSeparator/>
      </w:r>
    </w:p>
  </w:footnote>
  <w:footnote w:id="1">
    <w:p w:rsidR="005F6A51" w:rsidRDefault="005F6A51" w:rsidP="004214BF">
      <w:pPr>
        <w:pStyle w:val="FootnoteText"/>
      </w:pPr>
      <w:r>
        <w:rPr>
          <w:rStyle w:val="FootnoteReference"/>
        </w:rPr>
        <w:footnoteRef/>
      </w:r>
      <w:r>
        <w:t xml:space="preserve"> </w:t>
      </w:r>
      <w:r w:rsidRPr="009A45FB">
        <w:t>http://www.w3.org/TR/prov-o/</w:t>
      </w:r>
    </w:p>
  </w:footnote>
  <w:footnote w:id="2">
    <w:p w:rsidR="005F6A51" w:rsidRPr="0072488C" w:rsidRDefault="005F6A51">
      <w:pPr>
        <w:pStyle w:val="FootnoteText"/>
      </w:pPr>
      <w:r>
        <w:rPr>
          <w:rStyle w:val="FootnoteReference"/>
        </w:rPr>
        <w:footnoteRef/>
      </w:r>
      <w:r>
        <w:t xml:space="preserve"> </w:t>
      </w:r>
      <w:r w:rsidRPr="009A45FB">
        <w:t>http://www.w3.org/TR/owl-ref/</w:t>
      </w:r>
    </w:p>
  </w:footnote>
  <w:footnote w:id="3">
    <w:p w:rsidR="005F6A51" w:rsidRPr="00CE3DE9" w:rsidRDefault="005F6A51">
      <w:pPr>
        <w:pStyle w:val="FootnoteText"/>
      </w:pPr>
      <w:r>
        <w:rPr>
          <w:rStyle w:val="FootnoteReference"/>
        </w:rPr>
        <w:footnoteRef/>
      </w:r>
      <w:r>
        <w:t xml:space="preserve"> </w:t>
      </w:r>
      <w:hyperlink r:id="rId1" w:history="1">
        <w:r w:rsidRPr="00230B6C">
          <w:rPr>
            <w:rStyle w:val="Hyperlink"/>
            <w:rFonts w:cs="Arial"/>
            <w:szCs w:val="18"/>
          </w:rPr>
          <w:t>http://www.w3.org/TR/2012/WD-prov-overview-20121211/</w:t>
        </w:r>
      </w:hyperlink>
    </w:p>
  </w:footnote>
  <w:footnote w:id="4">
    <w:p w:rsidR="005F6A51" w:rsidRPr="00CE3DE9" w:rsidRDefault="005F6A51">
      <w:pPr>
        <w:pStyle w:val="FootnoteText"/>
      </w:pPr>
      <w:r>
        <w:rPr>
          <w:rStyle w:val="FootnoteReference"/>
        </w:rPr>
        <w:footnoteRef/>
      </w:r>
      <w:r>
        <w:t xml:space="preserve"> </w:t>
      </w:r>
      <w:hyperlink r:id="rId2" w:history="1">
        <w:r w:rsidRPr="00230B6C">
          <w:rPr>
            <w:rStyle w:val="Hyperlink"/>
          </w:rPr>
          <w:t>https://github.com/wf4ever/ro/blob/master/wfprov.owl</w:t>
        </w:r>
      </w:hyperlink>
    </w:p>
  </w:footnote>
  <w:footnote w:id="5">
    <w:p w:rsidR="005F6A51" w:rsidRPr="00CE3DE9" w:rsidRDefault="005F6A51">
      <w:pPr>
        <w:pStyle w:val="FootnoteText"/>
      </w:pPr>
      <w:r>
        <w:rPr>
          <w:rStyle w:val="FootnoteReference"/>
        </w:rPr>
        <w:footnoteRef/>
      </w:r>
      <w:r>
        <w:t xml:space="preserve"> </w:t>
      </w:r>
      <w:hyperlink r:id="rId3" w:history="1">
        <w:r w:rsidRPr="00230B6C">
          <w:rPr>
            <w:rStyle w:val="Hyperlink"/>
          </w:rPr>
          <w:t>http://wf4ever.github.io/ro/</w:t>
        </w:r>
      </w:hyperlink>
    </w:p>
  </w:footnote>
  <w:footnote w:id="6">
    <w:p w:rsidR="005F6A51" w:rsidRPr="00CE3DE9" w:rsidRDefault="005F6A51">
      <w:pPr>
        <w:pStyle w:val="FootnoteText"/>
      </w:pPr>
      <w:r>
        <w:rPr>
          <w:rStyle w:val="FootnoteReference"/>
        </w:rPr>
        <w:footnoteRef/>
      </w:r>
      <w:r>
        <w:t xml:space="preserve"> </w:t>
      </w:r>
      <w:hyperlink r:id="rId4" w:history="1">
        <w:r w:rsidRPr="00230B6C">
          <w:rPr>
            <w:rStyle w:val="Hyperlink"/>
          </w:rPr>
          <w:t>http://www.w3.org/TR/prov-o/</w:t>
        </w:r>
      </w:hyperlink>
    </w:p>
  </w:footnote>
  <w:footnote w:id="7">
    <w:p w:rsidR="005F6A51" w:rsidRPr="00CE3DE9" w:rsidRDefault="005F6A51">
      <w:pPr>
        <w:pStyle w:val="FootnoteText"/>
      </w:pPr>
      <w:r>
        <w:rPr>
          <w:rStyle w:val="FootnoteReference"/>
        </w:rPr>
        <w:footnoteRef/>
      </w:r>
      <w:r>
        <w:t xml:space="preserve"> </w:t>
      </w:r>
      <w:hyperlink r:id="rId5" w:history="1">
        <w:r w:rsidRPr="008E6E18">
          <w:rPr>
            <w:rStyle w:val="Hyperlink"/>
          </w:rPr>
          <w:t>http://www.wf4ever-project.org/wiki/display/docs/Research+Objects+Digital+Library+%28including+the+ROSRS%29</w:t>
        </w:r>
      </w:hyperlink>
    </w:p>
  </w:footnote>
  <w:footnote w:id="8">
    <w:p w:rsidR="005F6A51" w:rsidRPr="00CE3DE9" w:rsidRDefault="005F6A51">
      <w:pPr>
        <w:pStyle w:val="FootnoteText"/>
      </w:pPr>
      <w:r>
        <w:rPr>
          <w:rStyle w:val="FootnoteReference"/>
        </w:rPr>
        <w:footnoteRef/>
      </w:r>
      <w:r>
        <w:t xml:space="preserve"> </w:t>
      </w:r>
      <w:hyperlink r:id="rId6" w:history="1">
        <w:r w:rsidRPr="008E6E18">
          <w:rPr>
            <w:rStyle w:val="Hyperlink"/>
          </w:rPr>
          <w:t>https://github.com/wf4ever/ro/blob/master/roevo.owl</w:t>
        </w:r>
      </w:hyperlink>
    </w:p>
  </w:footnote>
  <w:footnote w:id="9">
    <w:p w:rsidR="005F6A51" w:rsidRPr="00152A85" w:rsidDel="004B0D16" w:rsidRDefault="005F6A51">
      <w:pPr>
        <w:pStyle w:val="FootnoteText"/>
        <w:rPr>
          <w:del w:id="288" w:author="Graham Klyne" w:date="2013-07-18T10:16:00Z"/>
        </w:rPr>
      </w:pPr>
      <w:del w:id="289" w:author="Graham Klyne" w:date="2013-07-18T10:16:00Z">
        <w:r w:rsidDel="004B0D16">
          <w:rPr>
            <w:rStyle w:val="FootnoteReference"/>
          </w:rPr>
          <w:footnoteRef/>
        </w:r>
        <w:r w:rsidDel="004B0D16">
          <w:delText xml:space="preserve"> </w:delText>
        </w:r>
        <w:r w:rsidR="005545A4" w:rsidDel="004B0D16">
          <w:fldChar w:fldCharType="begin"/>
        </w:r>
        <w:r w:rsidDel="004B0D16">
          <w:delInstrText>HYPERLINK "http://www.taverna.org.uk/"</w:delInstrText>
        </w:r>
        <w:r w:rsidR="005545A4" w:rsidDel="004B0D16">
          <w:fldChar w:fldCharType="separate"/>
        </w:r>
        <w:r w:rsidRPr="00454762" w:rsidDel="004B0D16">
          <w:rPr>
            <w:rStyle w:val="Hyperlink"/>
          </w:rPr>
          <w:delText>http://www.taverna.org.uk/</w:delText>
        </w:r>
        <w:r w:rsidR="005545A4" w:rsidDel="004B0D16">
          <w:fldChar w:fldCharType="end"/>
        </w:r>
      </w:del>
    </w:p>
  </w:footnote>
  <w:footnote w:id="10">
    <w:p w:rsidR="005F6A51" w:rsidRPr="00152A85" w:rsidRDefault="005F6A51" w:rsidP="004B0D16">
      <w:pPr>
        <w:pStyle w:val="FootnoteText"/>
        <w:numPr>
          <w:ins w:id="294" w:author="Graham Klyne" w:date="2013-07-18T10:16:00Z"/>
        </w:numPr>
        <w:rPr>
          <w:ins w:id="295" w:author="Graham Klyne" w:date="2013-07-18T10:16:00Z"/>
        </w:rPr>
      </w:pPr>
      <w:ins w:id="296" w:author="Graham Klyne" w:date="2013-07-18T10:16:00Z">
        <w:r>
          <w:rPr>
            <w:rStyle w:val="FootnoteReference"/>
          </w:rPr>
          <w:footnoteRef/>
        </w:r>
        <w:r>
          <w:t xml:space="preserve"> </w:t>
        </w:r>
        <w:r w:rsidR="005545A4">
          <w:fldChar w:fldCharType="begin"/>
        </w:r>
        <w:r>
          <w:instrText>HYPERLINK "http://www.taverna.org.uk/"</w:instrText>
        </w:r>
        <w:r w:rsidR="005545A4">
          <w:fldChar w:fldCharType="separate"/>
        </w:r>
        <w:r w:rsidRPr="00454762">
          <w:rPr>
            <w:rStyle w:val="Hyperlink"/>
          </w:rPr>
          <w:t>http://www.taverna.org.uk/</w:t>
        </w:r>
        <w:r w:rsidR="005545A4">
          <w:fldChar w:fldCharType="end"/>
        </w:r>
      </w:ins>
    </w:p>
  </w:footnote>
  <w:footnote w:id="11">
    <w:p w:rsidR="005F6A51" w:rsidRPr="009A45FB" w:rsidRDefault="005F6A51">
      <w:pPr>
        <w:pStyle w:val="FootnoteText"/>
      </w:pPr>
      <w:r>
        <w:rPr>
          <w:rStyle w:val="FootnoteReference"/>
        </w:rPr>
        <w:footnoteRef/>
      </w:r>
      <w:r>
        <w:t xml:space="preserve"> </w:t>
      </w:r>
      <w:hyperlink r:id="rId7" w:history="1">
        <w:r w:rsidRPr="008E6E18">
          <w:rPr>
            <w:rStyle w:val="Hyperlink"/>
          </w:rPr>
          <w:t>http://www.taverna.org.uk/api-2.3/net/sf/taverna/t2/workflowmodel/processor/dispatch/DispatchStack.html</w:t>
        </w:r>
      </w:hyperlink>
    </w:p>
  </w:footnote>
  <w:footnote w:id="12">
    <w:p w:rsidR="005F6A51" w:rsidRPr="009A45FB" w:rsidRDefault="005F6A51">
      <w:pPr>
        <w:pStyle w:val="FootnoteText"/>
      </w:pPr>
      <w:r>
        <w:rPr>
          <w:rStyle w:val="FootnoteReference"/>
        </w:rPr>
        <w:footnoteRef/>
      </w:r>
      <w:r>
        <w:t xml:space="preserve"> </w:t>
      </w:r>
      <w:hyperlink r:id="rId8" w:history="1">
        <w:r w:rsidRPr="008E6E18">
          <w:rPr>
            <w:rStyle w:val="Hyperlink"/>
          </w:rPr>
          <w:t>https://github.com/wf4ever/taverna-prov</w:t>
        </w:r>
      </w:hyperlink>
    </w:p>
  </w:footnote>
  <w:footnote w:id="13">
    <w:p w:rsidR="005F6A51" w:rsidRPr="00606C28" w:rsidRDefault="005F6A51">
      <w:pPr>
        <w:pStyle w:val="FootnoteText"/>
      </w:pPr>
      <w:r>
        <w:rPr>
          <w:rStyle w:val="FootnoteReference"/>
        </w:rPr>
        <w:footnoteRef/>
      </w:r>
      <w:r>
        <w:t xml:space="preserve"> </w:t>
      </w:r>
      <w:hyperlink r:id="rId9" w:history="1">
        <w:r w:rsidRPr="008E6E18">
          <w:rPr>
            <w:rStyle w:val="Hyperlink"/>
          </w:rPr>
          <w:t>http://www.w3.org/TR/2013/REC-prov-o-20130430/</w:t>
        </w:r>
      </w:hyperlink>
    </w:p>
  </w:footnote>
  <w:footnote w:id="14">
    <w:p w:rsidR="005F6A51" w:rsidRPr="00606C28" w:rsidRDefault="005F6A51">
      <w:pPr>
        <w:pStyle w:val="FootnoteText"/>
      </w:pPr>
      <w:r>
        <w:rPr>
          <w:rStyle w:val="FootnoteReference"/>
        </w:rPr>
        <w:footnoteRef/>
      </w:r>
      <w:r>
        <w:t xml:space="preserve"> </w:t>
      </w:r>
      <w:hyperlink r:id="rId10" w:history="1">
        <w:r w:rsidRPr="008E6E18">
          <w:rPr>
            <w:rStyle w:val="Hyperlink"/>
          </w:rPr>
          <w:t>https://github.com/lucmoreau/ProvToolbox/</w:t>
        </w:r>
      </w:hyperlink>
    </w:p>
  </w:footnote>
  <w:footnote w:id="15">
    <w:p w:rsidR="005F6A51" w:rsidRPr="00606C28" w:rsidRDefault="005F6A51" w:rsidP="007306B6">
      <w:pPr>
        <w:pStyle w:val="FootnoteText"/>
      </w:pPr>
      <w:r>
        <w:rPr>
          <w:rStyle w:val="FootnoteReference"/>
        </w:rPr>
        <w:footnoteRef/>
      </w:r>
      <w:hyperlink r:id="rId11" w:history="1">
        <w:r w:rsidRPr="008E6E18">
          <w:rPr>
            <w:rStyle w:val="Hyperlink"/>
          </w:rPr>
          <w:t>https://raw.github.com/wf4ever/taverna-prov/master/prov-taverna-owl-bindings/src/main/resources/org/purl/wf4ever/provtaverna/taverna-prov.ttl</w:t>
        </w:r>
      </w:hyperlink>
    </w:p>
  </w:footnote>
  <w:footnote w:id="16">
    <w:p w:rsidR="005F6A51" w:rsidRPr="007306B6" w:rsidRDefault="005F6A51">
      <w:pPr>
        <w:pStyle w:val="FootnoteText"/>
      </w:pPr>
      <w:r>
        <w:rPr>
          <w:rStyle w:val="FootnoteReference"/>
        </w:rPr>
        <w:footnoteRef/>
      </w:r>
      <w:r>
        <w:t xml:space="preserve"> </w:t>
      </w:r>
      <w:hyperlink r:id="rId12" w:history="1">
        <w:r w:rsidRPr="008E6E18">
          <w:rPr>
            <w:rStyle w:val="Hyperlink"/>
          </w:rPr>
          <w:t>https://github.com/wf4ever/taverna-prov</w:t>
        </w:r>
      </w:hyperlink>
    </w:p>
  </w:footnote>
  <w:footnote w:id="17">
    <w:p w:rsidR="005F6A51" w:rsidRPr="007306B6" w:rsidRDefault="005F6A51">
      <w:pPr>
        <w:pStyle w:val="FootnoteText"/>
      </w:pPr>
      <w:r>
        <w:rPr>
          <w:rStyle w:val="FootnoteReference"/>
        </w:rPr>
        <w:footnoteRef/>
      </w:r>
      <w:r>
        <w:t xml:space="preserve"> </w:t>
      </w:r>
      <w:hyperlink r:id="rId13" w:history="1">
        <w:r w:rsidRPr="008E6E18">
          <w:rPr>
            <w:rStyle w:val="Hyperlink"/>
          </w:rPr>
          <w:t>http://sandbox.wf4ever-project.org/portal/home</w:t>
        </w:r>
      </w:hyperlink>
    </w:p>
  </w:footnote>
  <w:footnote w:id="18">
    <w:p w:rsidR="005F6A51" w:rsidRPr="00443E4E" w:rsidRDefault="005F6A51">
      <w:pPr>
        <w:pStyle w:val="FootnoteText"/>
      </w:pPr>
      <w:r>
        <w:rPr>
          <w:rStyle w:val="FootnoteReference"/>
        </w:rPr>
        <w:footnoteRef/>
      </w:r>
      <w:r>
        <w:t xml:space="preserve"> </w:t>
      </w:r>
      <w:r w:rsidRPr="00443E4E">
        <w:t>http://alpha.myexperiment.org/</w:t>
      </w:r>
    </w:p>
  </w:footnote>
  <w:footnote w:id="19">
    <w:p w:rsidR="005F6A51" w:rsidRPr="00EE1F87" w:rsidRDefault="005F6A51" w:rsidP="00EE1F87">
      <w:pPr>
        <w:pStyle w:val="FootnoteText"/>
      </w:pPr>
      <w:r>
        <w:rPr>
          <w:rStyle w:val="FootnoteReference"/>
        </w:rPr>
        <w:footnoteRef/>
      </w:r>
      <w:r>
        <w:t xml:space="preserve"> </w:t>
      </w:r>
      <w:hyperlink r:id="rId14" w:history="1">
        <w:r>
          <w:rPr>
            <w:rStyle w:val="Hyperlink"/>
          </w:rPr>
          <w:t>http://www.genome.jp/kegg/</w:t>
        </w:r>
      </w:hyperlink>
    </w:p>
  </w:footnote>
  <w:footnote w:id="20">
    <w:p w:rsidR="005F6A51" w:rsidRPr="00E54ECB" w:rsidRDefault="005F6A51">
      <w:pPr>
        <w:pStyle w:val="FootnoteText"/>
      </w:pPr>
      <w:r>
        <w:rPr>
          <w:rStyle w:val="FootnoteReference"/>
        </w:rPr>
        <w:footnoteRef/>
      </w:r>
      <w:r>
        <w:t xml:space="preserve"> </w:t>
      </w:r>
      <w:hyperlink r:id="rId15" w:history="1">
        <w:r w:rsidRPr="008E6E18">
          <w:rPr>
            <w:rStyle w:val="Hyperlink"/>
          </w:rPr>
          <w:t>https://github.com/gklyne/asqc</w:t>
        </w:r>
      </w:hyperlink>
    </w:p>
  </w:footnote>
  <w:footnote w:id="21">
    <w:p w:rsidR="005F6A51" w:rsidRPr="00E54ECB" w:rsidRDefault="005F6A51">
      <w:pPr>
        <w:pStyle w:val="FootnoteText"/>
      </w:pPr>
      <w:r>
        <w:rPr>
          <w:rStyle w:val="FootnoteReference"/>
        </w:rPr>
        <w:footnoteRef/>
      </w:r>
      <w:r>
        <w:t xml:space="preserve"> </w:t>
      </w:r>
      <w:hyperlink r:id="rId16" w:history="1">
        <w:r w:rsidRPr="008E6E18">
          <w:rPr>
            <w:rStyle w:val="Hyperlink"/>
          </w:rPr>
          <w:t>https://github.com/wf4ever/ro-catalogue/blob/master/v0.1/Kegg-workflow-evaluation/wf_conversion.sh#L142</w:t>
        </w:r>
      </w:hyperlink>
    </w:p>
  </w:footnote>
  <w:footnote w:id="22">
    <w:p w:rsidR="005F6A51" w:rsidRPr="00367366" w:rsidRDefault="005F6A51">
      <w:pPr>
        <w:pStyle w:val="FootnoteText"/>
      </w:pPr>
      <w:r>
        <w:rPr>
          <w:rStyle w:val="FootnoteReference"/>
        </w:rPr>
        <w:footnoteRef/>
      </w:r>
      <w:r>
        <w:t xml:space="preserve"> </w:t>
      </w:r>
      <w:hyperlink r:id="rId17" w:history="1">
        <w:r w:rsidRPr="008E6E18">
          <w:rPr>
            <w:rStyle w:val="Hyperlink"/>
          </w:rPr>
          <w:t>http://wings-workflows.org</w:t>
        </w:r>
      </w:hyperlink>
    </w:p>
  </w:footnote>
  <w:footnote w:id="23">
    <w:p w:rsidR="005F6A51" w:rsidRPr="00C87D9E" w:rsidRDefault="005F6A51">
      <w:pPr>
        <w:pStyle w:val="FootnoteText"/>
      </w:pPr>
      <w:r>
        <w:rPr>
          <w:rStyle w:val="FootnoteReference"/>
        </w:rPr>
        <w:footnoteRef/>
      </w:r>
      <w:r>
        <w:t xml:space="preserve"> </w:t>
      </w:r>
      <w:r w:rsidRPr="00C87D9E">
        <w:t>http://www.w3.org/</w:t>
      </w:r>
    </w:p>
  </w:footnote>
  <w:footnote w:id="24">
    <w:p w:rsidR="005F6A51" w:rsidRPr="00C87D9E" w:rsidRDefault="005F6A51">
      <w:pPr>
        <w:pStyle w:val="FootnoteText"/>
      </w:pPr>
      <w:r>
        <w:rPr>
          <w:rStyle w:val="FootnoteReference"/>
        </w:rPr>
        <w:footnoteRef/>
      </w:r>
      <w:r>
        <w:t xml:space="preserve"> </w:t>
      </w:r>
      <w:hyperlink r:id="rId18" w:history="1">
        <w:r w:rsidRPr="00EB46AE">
          <w:rPr>
            <w:rStyle w:val="Hyperlink"/>
          </w:rPr>
          <w:t>http://www.w3.org/TR/prov-overview/</w:t>
        </w:r>
      </w:hyperlink>
    </w:p>
  </w:footnote>
  <w:footnote w:id="25">
    <w:p w:rsidR="005F6A51" w:rsidRPr="00D01F88" w:rsidRDefault="005F6A51">
      <w:pPr>
        <w:pStyle w:val="FootnoteText"/>
      </w:pPr>
      <w:r>
        <w:rPr>
          <w:rStyle w:val="FootnoteReference"/>
        </w:rPr>
        <w:footnoteRef/>
      </w:r>
      <w:r>
        <w:t xml:space="preserve"> </w:t>
      </w:r>
      <w:hyperlink r:id="rId19" w:history="1">
        <w:r w:rsidRPr="00D01F88">
          <w:rPr>
            <w:rStyle w:val="Hyperlink"/>
          </w:rPr>
          <w:t>http://www.w3.org/TR/2013/REC-prov-o-20130430/</w:t>
        </w:r>
      </w:hyperlink>
    </w:p>
  </w:footnote>
  <w:footnote w:id="26">
    <w:p w:rsidR="005F6A51" w:rsidRPr="00D01F88" w:rsidRDefault="005F6A51">
      <w:pPr>
        <w:pStyle w:val="FootnoteText"/>
      </w:pPr>
      <w:r w:rsidRPr="00D01F88">
        <w:rPr>
          <w:rStyle w:val="FootnoteReference"/>
        </w:rPr>
        <w:footnoteRef/>
      </w:r>
      <w:r w:rsidRPr="00D01F88">
        <w:t xml:space="preserve"> </w:t>
      </w:r>
      <w:hyperlink r:id="rId20" w:history="1">
        <w:r w:rsidRPr="00D01F88">
          <w:rPr>
            <w:rStyle w:val="Hyperlink"/>
          </w:rPr>
          <w:t>http://www.w3.org/TR/2013/REC-prov-dm-20130430/</w:t>
        </w:r>
      </w:hyperlink>
    </w:p>
  </w:footnote>
  <w:footnote w:id="27">
    <w:p w:rsidR="005F6A51" w:rsidRPr="00D01F88" w:rsidRDefault="005F6A51">
      <w:pPr>
        <w:pStyle w:val="FootnoteText"/>
      </w:pPr>
      <w:r w:rsidRPr="00D01F88">
        <w:rPr>
          <w:rStyle w:val="FootnoteReference"/>
        </w:rPr>
        <w:footnoteRef/>
      </w:r>
      <w:r w:rsidRPr="00D01F88">
        <w:t xml:space="preserve"> </w:t>
      </w:r>
      <w:hyperlink r:id="rId21" w:history="1">
        <w:r w:rsidRPr="00D01F88">
          <w:rPr>
            <w:rStyle w:val="Hyperlink"/>
          </w:rPr>
          <w:t>http://www.w3.org/TR/2013/REC-prov-n-20130430/</w:t>
        </w:r>
      </w:hyperlink>
    </w:p>
  </w:footnote>
  <w:footnote w:id="28">
    <w:p w:rsidR="005F6A51" w:rsidRPr="00D01F88" w:rsidRDefault="005F6A51">
      <w:pPr>
        <w:pStyle w:val="FootnoteText"/>
      </w:pPr>
      <w:r w:rsidRPr="00D01F88">
        <w:rPr>
          <w:rStyle w:val="FootnoteReference"/>
        </w:rPr>
        <w:footnoteRef/>
      </w:r>
      <w:r w:rsidRPr="00D01F88">
        <w:t xml:space="preserve"> </w:t>
      </w:r>
      <w:hyperlink r:id="rId22" w:history="1">
        <w:r w:rsidRPr="00D01F88">
          <w:rPr>
            <w:rStyle w:val="Hyperlink"/>
          </w:rPr>
          <w:t>http://www.w3.org/TR/2013/NOTE-prov-primer-20130430/</w:t>
        </w:r>
      </w:hyperlink>
    </w:p>
  </w:footnote>
  <w:footnote w:id="29">
    <w:p w:rsidR="005F6A51" w:rsidRPr="00D01F88" w:rsidRDefault="005F6A51">
      <w:pPr>
        <w:pStyle w:val="FootnoteText"/>
      </w:pPr>
      <w:r w:rsidRPr="00D01F88">
        <w:rPr>
          <w:rStyle w:val="FootnoteReference"/>
        </w:rPr>
        <w:footnoteRef/>
      </w:r>
      <w:r w:rsidRPr="00D01F88">
        <w:t xml:space="preserve"> </w:t>
      </w:r>
      <w:hyperlink r:id="rId23" w:history="1">
        <w:r w:rsidRPr="00D01F88">
          <w:rPr>
            <w:rStyle w:val="Hyperlink"/>
          </w:rPr>
          <w:t>http://www.w3.org/TR/2013/NOTE-prov-aq-20130430/</w:t>
        </w:r>
      </w:hyperlink>
    </w:p>
  </w:footnote>
  <w:footnote w:id="30">
    <w:p w:rsidR="005F6A51" w:rsidRPr="00D01F88" w:rsidRDefault="005F6A51">
      <w:pPr>
        <w:pStyle w:val="FootnoteText"/>
      </w:pPr>
      <w:r w:rsidRPr="00D01F88">
        <w:rPr>
          <w:rStyle w:val="FootnoteReference"/>
        </w:rPr>
        <w:footnoteRef/>
      </w:r>
      <w:r w:rsidRPr="00D01F88">
        <w:t xml:space="preserve"> </w:t>
      </w:r>
      <w:hyperlink r:id="rId24" w:history="1">
        <w:r w:rsidRPr="00D01F88">
          <w:rPr>
            <w:rStyle w:val="Hyperlink"/>
          </w:rPr>
          <w:t>http://www.w3.org/TR/2013/NOTE-prov-dictionary-20130430/</w:t>
        </w:r>
      </w:hyperlink>
    </w:p>
  </w:footnote>
  <w:footnote w:id="31">
    <w:p w:rsidR="005F6A51" w:rsidRPr="00D01F88" w:rsidRDefault="005F6A51">
      <w:pPr>
        <w:pStyle w:val="FootnoteText"/>
      </w:pPr>
      <w:r w:rsidRPr="00D01F88">
        <w:rPr>
          <w:rStyle w:val="FootnoteReference"/>
        </w:rPr>
        <w:footnoteRef/>
      </w:r>
      <w:r w:rsidRPr="00D01F88">
        <w:t xml:space="preserve"> </w:t>
      </w:r>
      <w:hyperlink r:id="rId25" w:history="1">
        <w:r w:rsidRPr="00D01F88">
          <w:rPr>
            <w:rStyle w:val="Hyperlink"/>
          </w:rPr>
          <w:t>http://www.w3.org/TR/2013/NOTE-prov-dc-20130430/</w:t>
        </w:r>
      </w:hyperlink>
    </w:p>
  </w:footnote>
  <w:footnote w:id="32">
    <w:p w:rsidR="005F6A51" w:rsidRPr="00D01F88" w:rsidRDefault="005F6A51">
      <w:pPr>
        <w:pStyle w:val="FootnoteText"/>
      </w:pPr>
      <w:r w:rsidRPr="00D01F88">
        <w:rPr>
          <w:rStyle w:val="FootnoteReference"/>
        </w:rPr>
        <w:footnoteRef/>
      </w:r>
      <w:r w:rsidRPr="00D01F88">
        <w:t xml:space="preserve"> </w:t>
      </w:r>
      <w:hyperlink r:id="rId26" w:history="1">
        <w:r w:rsidRPr="00D01F88">
          <w:rPr>
            <w:rStyle w:val="Hyperlink"/>
          </w:rPr>
          <w:t>http://www.w3.org/TR/prov-implementations/</w:t>
        </w:r>
      </w:hyperlink>
    </w:p>
  </w:footnote>
  <w:footnote w:id="33">
    <w:p w:rsidR="005F6A51" w:rsidRPr="00D01F88" w:rsidRDefault="005F6A51">
      <w:pPr>
        <w:pStyle w:val="FootnoteText"/>
      </w:pPr>
      <w:r w:rsidRPr="00D01F88">
        <w:rPr>
          <w:rStyle w:val="FootnoteReference"/>
        </w:rPr>
        <w:footnoteRef/>
      </w:r>
      <w:r w:rsidRPr="00D01F88">
        <w:t xml:space="preserve"> </w:t>
      </w:r>
      <w:hyperlink r:id="rId27" w:history="1">
        <w:r w:rsidRPr="00D01F88">
          <w:rPr>
            <w:rStyle w:val="Hyperlink"/>
          </w:rPr>
          <w:t>https://sites.google.com/site/provbench/</w:t>
        </w:r>
      </w:hyperlink>
    </w:p>
  </w:footnote>
  <w:footnote w:id="34">
    <w:p w:rsidR="005F6A51" w:rsidRPr="00D01F88" w:rsidRDefault="005F6A51">
      <w:pPr>
        <w:pStyle w:val="FootnoteText"/>
      </w:pPr>
      <w:r w:rsidRPr="00D01F88">
        <w:rPr>
          <w:rStyle w:val="FootnoteReference"/>
        </w:rPr>
        <w:footnoteRef/>
      </w:r>
      <w:r w:rsidRPr="00D01F88">
        <w:t xml:space="preserve"> </w:t>
      </w:r>
      <w:hyperlink r:id="rId28" w:history="1">
        <w:r w:rsidRPr="00D01F88">
          <w:rPr>
            <w:rStyle w:val="Hyperlink"/>
          </w:rPr>
          <w:t>http://edbticdt2013.disi.unige.it/</w:t>
        </w:r>
      </w:hyperlink>
    </w:p>
  </w:footnote>
  <w:footnote w:id="35">
    <w:p w:rsidR="005F6A51" w:rsidRPr="00D01F88" w:rsidRDefault="005F6A51">
      <w:pPr>
        <w:pStyle w:val="FootnoteText"/>
      </w:pPr>
      <w:r w:rsidRPr="00D01F88">
        <w:rPr>
          <w:rStyle w:val="FootnoteReference"/>
        </w:rPr>
        <w:footnoteRef/>
      </w:r>
      <w:r w:rsidRPr="00D01F88">
        <w:t xml:space="preserve"> </w:t>
      </w:r>
      <w:hyperlink r:id="rId29" w:history="1">
        <w:r w:rsidRPr="00D01F88">
          <w:rPr>
            <w:rStyle w:val="Hyperlink"/>
          </w:rPr>
          <w:t>https://sites.google.com/site/bigprov13/</w:t>
        </w:r>
      </w:hyperlink>
    </w:p>
  </w:footnote>
  <w:footnote w:id="36">
    <w:p w:rsidR="005F6A51" w:rsidRPr="006179F2" w:rsidRDefault="005F6A51">
      <w:pPr>
        <w:pStyle w:val="FootnoteText"/>
      </w:pPr>
      <w:r>
        <w:rPr>
          <w:rStyle w:val="FootnoteReference"/>
        </w:rPr>
        <w:footnoteRef/>
      </w:r>
      <w:r>
        <w:t xml:space="preserve"> </w:t>
      </w:r>
      <w:hyperlink r:id="rId30" w:history="1">
        <w:r w:rsidRPr="00D01F88">
          <w:rPr>
            <w:rStyle w:val="Hyperlink"/>
          </w:rPr>
          <w:t>https://sites.google.com/site/provbench/provbench-at-bigprov-13/acceptedsubmissions</w:t>
        </w:r>
      </w:hyperlink>
    </w:p>
  </w:footnote>
  <w:footnote w:id="37">
    <w:p w:rsidR="005F6A51" w:rsidRDefault="005F6A51" w:rsidP="00EE2E30">
      <w:pPr>
        <w:numPr>
          <w:ins w:id="374" w:author="Graham Klyne" w:date="2013-07-18T10:57:00Z"/>
        </w:numPr>
        <w:spacing w:line="240" w:lineRule="auto"/>
        <w:rPr>
          <w:ins w:id="375" w:author="Graham Klyne" w:date="2013-07-18T10:57:00Z"/>
        </w:rPr>
      </w:pPr>
      <w:ins w:id="376" w:author="Graham Klyne" w:date="2013-07-18T10:57:00Z">
        <w:r w:rsidRPr="00C87D9E">
          <w:rPr>
            <w:sz w:val="18"/>
            <w:szCs w:val="18"/>
            <w:vertAlign w:val="superscript"/>
          </w:rPr>
          <w:footnoteRef/>
        </w:r>
        <w:r>
          <w:rPr>
            <w:sz w:val="20"/>
          </w:rPr>
          <w:t xml:space="preserve"> </w:t>
        </w:r>
        <w:r w:rsidR="005545A4">
          <w:fldChar w:fldCharType="begin"/>
        </w:r>
        <w:r>
          <w:instrText>HYPERLINK "http://www.wf4ever-project.org/wiki/display/docs/Provenance+corpus"</w:instrText>
        </w:r>
        <w:r w:rsidR="005545A4">
          <w:fldChar w:fldCharType="separate"/>
        </w:r>
        <w:r w:rsidRPr="00D01F88">
          <w:rPr>
            <w:rStyle w:val="Hyperlink"/>
            <w:sz w:val="18"/>
            <w:szCs w:val="18"/>
          </w:rPr>
          <w:t>http://www.wf4ever-project.org/wiki/display/docs/Provenance+corpus</w:t>
        </w:r>
        <w:r w:rsidR="005545A4">
          <w:fldChar w:fldCharType="end"/>
        </w:r>
      </w:ins>
    </w:p>
  </w:footnote>
  <w:footnote w:id="38">
    <w:p w:rsidR="005F6A51" w:rsidDel="00EE2E30" w:rsidRDefault="005F6A51" w:rsidP="00792EDA">
      <w:pPr>
        <w:spacing w:line="240" w:lineRule="auto"/>
        <w:rPr>
          <w:del w:id="379" w:author="Graham Klyne" w:date="2013-07-18T10:57:00Z"/>
        </w:rPr>
      </w:pPr>
      <w:del w:id="380" w:author="Graham Klyne" w:date="2013-07-18T10:57:00Z">
        <w:r w:rsidRPr="00C87D9E" w:rsidDel="00EE2E30">
          <w:rPr>
            <w:sz w:val="18"/>
            <w:szCs w:val="18"/>
            <w:vertAlign w:val="superscript"/>
          </w:rPr>
          <w:footnoteRef/>
        </w:r>
        <w:r w:rsidDel="00EE2E30">
          <w:rPr>
            <w:sz w:val="20"/>
          </w:rPr>
          <w:delText xml:space="preserve"> </w:delText>
        </w:r>
        <w:r w:rsidR="005545A4" w:rsidDel="00EE2E30">
          <w:fldChar w:fldCharType="begin"/>
        </w:r>
        <w:r w:rsidDel="00EE2E30">
          <w:delInstrText>HYPERLINK "http://www.wf4ever-project.org/wiki/display/docs/Provenance+corpus"</w:delInstrText>
        </w:r>
        <w:r w:rsidR="005545A4" w:rsidDel="00EE2E30">
          <w:fldChar w:fldCharType="separate"/>
        </w:r>
        <w:r w:rsidRPr="00D01F88" w:rsidDel="00EE2E30">
          <w:rPr>
            <w:rStyle w:val="Hyperlink"/>
            <w:sz w:val="18"/>
            <w:szCs w:val="18"/>
          </w:rPr>
          <w:delText>http://www.wf4ever-project.org/wiki/display/docs/Provenance+corpus</w:delText>
        </w:r>
        <w:r w:rsidR="005545A4" w:rsidDel="00EE2E30">
          <w:fldChar w:fldCharType="end"/>
        </w:r>
      </w:del>
    </w:p>
  </w:footnote>
  <w:footnote w:id="39">
    <w:p w:rsidR="005F6A51" w:rsidRPr="00792EDA" w:rsidRDefault="005F6A51">
      <w:pPr>
        <w:pStyle w:val="FootnoteText"/>
      </w:pPr>
      <w:r>
        <w:rPr>
          <w:rStyle w:val="FootnoteReference"/>
        </w:rPr>
        <w:footnoteRef/>
      </w:r>
      <w:r>
        <w:t xml:space="preserve"> </w:t>
      </w:r>
      <w:hyperlink r:id="rId31" w:history="1">
        <w:r w:rsidRPr="00D01F88">
          <w:rPr>
            <w:rStyle w:val="Hyperlink"/>
            <w:szCs w:val="18"/>
          </w:rPr>
          <w:t>https://github.com/wf4ever/provenance-corpus</w:t>
        </w:r>
      </w:hyperlink>
    </w:p>
  </w:footnote>
  <w:footnote w:id="40">
    <w:p w:rsidR="005F6A51" w:rsidRPr="00FC6820" w:rsidRDefault="005F6A51" w:rsidP="00792EDA">
      <w:pPr>
        <w:rPr>
          <w:sz w:val="18"/>
          <w:szCs w:val="18"/>
        </w:rPr>
      </w:pPr>
      <w:r w:rsidRPr="00FC6820">
        <w:rPr>
          <w:sz w:val="18"/>
          <w:szCs w:val="18"/>
          <w:vertAlign w:val="superscript"/>
        </w:rPr>
        <w:footnoteRef/>
      </w:r>
      <w:r>
        <w:rPr>
          <w:sz w:val="20"/>
        </w:rPr>
        <w:t xml:space="preserve"> </w:t>
      </w:r>
      <w:hyperlink r:id="rId32" w:history="1">
        <w:r w:rsidRPr="00D01F88">
          <w:rPr>
            <w:rStyle w:val="Hyperlink"/>
            <w:sz w:val="18"/>
            <w:szCs w:val="18"/>
          </w:rPr>
          <w:t>http://wf4ever.github.com/taverna-prov/</w:t>
        </w:r>
      </w:hyperlink>
    </w:p>
  </w:footnote>
  <w:footnote w:id="41">
    <w:p w:rsidR="005F6A51" w:rsidRPr="00FC6820" w:rsidRDefault="005F6A51">
      <w:pPr>
        <w:pStyle w:val="FootnoteText"/>
      </w:pPr>
      <w:r>
        <w:rPr>
          <w:rStyle w:val="FootnoteReference"/>
        </w:rPr>
        <w:footnoteRef/>
      </w:r>
      <w:r>
        <w:t xml:space="preserve"> </w:t>
      </w:r>
      <w:hyperlink r:id="rId33" w:history="1">
        <w:r w:rsidRPr="00D01F88">
          <w:rPr>
            <w:rStyle w:val="Hyperlink"/>
          </w:rPr>
          <w:t>http://dx.doi.org/10.1145/2457317.2457376</w:t>
        </w:r>
      </w:hyperlink>
    </w:p>
  </w:footnote>
  <w:footnote w:id="42">
    <w:p w:rsidR="005F6A51" w:rsidRPr="002B0A6E" w:rsidRDefault="005F6A51">
      <w:pPr>
        <w:pStyle w:val="FootnoteText"/>
      </w:pPr>
      <w:r>
        <w:rPr>
          <w:rStyle w:val="FootnoteReference"/>
        </w:rPr>
        <w:footnoteRef/>
      </w:r>
      <w:r>
        <w:t xml:space="preserve"> </w:t>
      </w:r>
      <w:hyperlink r:id="rId34" w:history="1">
        <w:r>
          <w:rPr>
            <w:rStyle w:val="Hyperlink"/>
          </w:rPr>
          <w:t>http://wf4ever.github.io/ro/</w:t>
        </w:r>
      </w:hyperlink>
    </w:p>
  </w:footnote>
  <w:footnote w:id="43">
    <w:p w:rsidR="005F6A51" w:rsidRPr="0002754A" w:rsidRDefault="005F6A51" w:rsidP="0002754A">
      <w:pPr>
        <w:pStyle w:val="NormalWeb"/>
        <w:spacing w:before="225" w:beforeAutospacing="0" w:after="225"/>
        <w:jc w:val="both"/>
        <w:rPr>
          <w:rFonts w:ascii="Arial" w:hAnsi="Arial" w:cs="Arial"/>
          <w:lang w:val="en-US"/>
        </w:rPr>
      </w:pPr>
      <w:r>
        <w:rPr>
          <w:rStyle w:val="FootnoteReference"/>
        </w:rPr>
        <w:footnoteRef/>
      </w:r>
      <w:r w:rsidRPr="0002754A">
        <w:rPr>
          <w:lang w:val="en-US"/>
        </w:rPr>
        <w:t xml:space="preserve"> </w:t>
      </w:r>
      <w:hyperlink r:id="rId35" w:history="1">
        <w:r w:rsidRPr="0002754A">
          <w:rPr>
            <w:rStyle w:val="Hyperlink"/>
            <w:rFonts w:ascii="Arial" w:hAnsi="Arial"/>
            <w:sz w:val="18"/>
            <w:lang w:val="en-GB"/>
          </w:rPr>
          <w:t>http://purl.org/minim/</w:t>
        </w:r>
      </w:hyperlink>
    </w:p>
  </w:footnote>
  <w:footnote w:id="44">
    <w:p w:rsidR="005F6A51" w:rsidRPr="00FF519D" w:rsidRDefault="005F6A51">
      <w:pPr>
        <w:pStyle w:val="FootnoteText"/>
      </w:pPr>
      <w:r>
        <w:rPr>
          <w:rStyle w:val="FootnoteReference"/>
        </w:rPr>
        <w:footnoteRef/>
      </w:r>
      <w:r>
        <w:t xml:space="preserve"> </w:t>
      </w:r>
      <w:hyperlink r:id="rId36" w:history="1">
        <w:r w:rsidRPr="00D01F88">
          <w:rPr>
            <w:rStyle w:val="Hyperlink"/>
          </w:rPr>
          <w:t>http://purl.org/minim/minim</w:t>
        </w:r>
      </w:hyperlink>
    </w:p>
  </w:footnote>
  <w:footnote w:id="45">
    <w:p w:rsidR="005F6A51" w:rsidRPr="00FF519D" w:rsidRDefault="005F6A51">
      <w:pPr>
        <w:pStyle w:val="FootnoteText"/>
      </w:pPr>
      <w:r>
        <w:rPr>
          <w:rStyle w:val="FootnoteReference"/>
        </w:rPr>
        <w:footnoteRef/>
      </w:r>
      <w:r>
        <w:t xml:space="preserve"> </w:t>
      </w:r>
      <w:hyperlink r:id="rId37" w:history="1">
        <w:r w:rsidRPr="00A6176D">
          <w:rPr>
            <w:rStyle w:val="Hyperlink"/>
          </w:rPr>
          <w:t>https://github.com/wf4ever/ro-manager/blob/develop/Minim/minim-revised.md</w:t>
        </w:r>
      </w:hyperlink>
    </w:p>
  </w:footnote>
  <w:footnote w:id="46">
    <w:p w:rsidR="005F6A51" w:rsidRPr="00FF519D" w:rsidRDefault="005F6A51">
      <w:pPr>
        <w:pStyle w:val="FootnoteText"/>
      </w:pPr>
      <w:r>
        <w:rPr>
          <w:rStyle w:val="FootnoteReference"/>
        </w:rPr>
        <w:footnoteRef/>
      </w:r>
      <w:r>
        <w:t xml:space="preserve"> </w:t>
      </w:r>
      <w:hyperlink r:id="rId38" w:history="1">
        <w:r w:rsidRPr="00A6176D">
          <w:rPr>
            <w:rStyle w:val="Hyperlink"/>
          </w:rPr>
          <w:t>http://purl.org/minim/owldoc</w:t>
        </w:r>
      </w:hyperlink>
    </w:p>
  </w:footnote>
  <w:footnote w:id="47">
    <w:p w:rsidR="005F6A51" w:rsidRPr="00FF519D" w:rsidRDefault="005F6A51">
      <w:pPr>
        <w:pStyle w:val="FootnoteText"/>
      </w:pPr>
      <w:r>
        <w:rPr>
          <w:rStyle w:val="FootnoteReference"/>
        </w:rPr>
        <w:footnoteRef/>
      </w:r>
      <w:r>
        <w:t xml:space="preserve"> </w:t>
      </w:r>
      <w:hyperlink r:id="rId39" w:history="1">
        <w:r w:rsidRPr="00D01F88">
          <w:rPr>
            <w:rStyle w:val="Hyperlink"/>
          </w:rPr>
          <w:t>https://github.com/wf4ever/ro-manager/tree/master/Minim</w:t>
        </w:r>
      </w:hyperlink>
    </w:p>
  </w:footnote>
  <w:footnote w:id="48">
    <w:p w:rsidR="005F6A51" w:rsidRPr="00EA0C25" w:rsidRDefault="005F6A51">
      <w:pPr>
        <w:pStyle w:val="FootnoteText"/>
      </w:pPr>
      <w:r>
        <w:rPr>
          <w:rStyle w:val="FootnoteReference"/>
        </w:rPr>
        <w:footnoteRef/>
      </w:r>
      <w:r>
        <w:t xml:space="preserve"> </w:t>
      </w:r>
      <w:hyperlink r:id="rId40" w:history="1">
        <w:r w:rsidRPr="00EA0C25">
          <w:rPr>
            <w:rStyle w:val="Hyperlink"/>
            <w:rFonts w:cs="Arial"/>
            <w:lang w:val="en-US"/>
          </w:rPr>
          <w:t>http://purl.org/net/chembox/N-Methylformamide </w:t>
        </w:r>
      </w:hyperlink>
    </w:p>
  </w:footnote>
  <w:footnote w:id="49">
    <w:p w:rsidR="005F6A51" w:rsidRPr="00A0243A" w:rsidRDefault="005F6A51">
      <w:pPr>
        <w:pStyle w:val="FootnoteText"/>
      </w:pPr>
      <w:r>
        <w:rPr>
          <w:rStyle w:val="FootnoteReference"/>
        </w:rPr>
        <w:footnoteRef/>
      </w:r>
      <w:r>
        <w:t xml:space="preserve"> </w:t>
      </w:r>
      <w:hyperlink r:id="rId41" w:history="1">
        <w:r w:rsidRPr="00D01F88">
          <w:rPr>
            <w:rStyle w:val="Hyperlink"/>
            <w:rFonts w:cs="Arial"/>
            <w:szCs w:val="18"/>
            <w:lang w:val="en-US"/>
          </w:rPr>
          <w:t>https://pypi.python.org/pypi/ro-manager</w:t>
        </w:r>
      </w:hyperlink>
    </w:p>
  </w:footnote>
  <w:footnote w:id="50">
    <w:p w:rsidR="005F6A51" w:rsidRPr="00A0243A" w:rsidRDefault="005F6A51">
      <w:pPr>
        <w:pStyle w:val="FootnoteText"/>
      </w:pPr>
      <w:r>
        <w:rPr>
          <w:rStyle w:val="FootnoteReference"/>
        </w:rPr>
        <w:footnoteRef/>
      </w:r>
      <w:r>
        <w:t xml:space="preserve"> </w:t>
      </w:r>
      <w:hyperlink r:id="rId42" w:history="1">
        <w:r w:rsidRPr="00D01F88">
          <w:rPr>
            <w:rStyle w:val="Hyperlink"/>
            <w:rFonts w:cs="Arial"/>
            <w:szCs w:val="18"/>
            <w:lang w:val="en-US"/>
          </w:rPr>
          <w:t>https://github.com/wf4ever/ro-manager</w:t>
        </w:r>
      </w:hyperlink>
    </w:p>
  </w:footnote>
  <w:footnote w:id="51">
    <w:p w:rsidR="005F6A51" w:rsidRPr="00DD1DB7" w:rsidRDefault="005F6A51">
      <w:pPr>
        <w:pStyle w:val="FootnoteText"/>
      </w:pPr>
      <w:r>
        <w:rPr>
          <w:rStyle w:val="FootnoteReference"/>
        </w:rPr>
        <w:footnoteRef/>
      </w:r>
      <w:r>
        <w:t xml:space="preserve"> </w:t>
      </w:r>
      <w:hyperlink r:id="rId43" w:history="1">
        <w:r w:rsidRPr="00D01F88">
          <w:rPr>
            <w:rStyle w:val="Hyperlink"/>
          </w:rPr>
          <w:t>http://sandbox.wf4ever-project.org/roevaluate/</w:t>
        </w:r>
      </w:hyperlink>
    </w:p>
  </w:footnote>
  <w:footnote w:id="52">
    <w:p w:rsidR="005F6A51" w:rsidRPr="00DD1DB7" w:rsidRDefault="005F6A51">
      <w:pPr>
        <w:pStyle w:val="FootnoteText"/>
      </w:pPr>
      <w:r>
        <w:rPr>
          <w:rStyle w:val="FootnoteReference"/>
        </w:rPr>
        <w:footnoteRef/>
      </w:r>
      <w:r>
        <w:t xml:space="preserve"> </w:t>
      </w:r>
      <w:r w:rsidRPr="00DD1DB7">
        <w:t xml:space="preserve"> </w:t>
      </w:r>
      <w:hyperlink r:id="rId44" w:history="1">
        <w:r w:rsidRPr="00D01F88">
          <w:rPr>
            <w:rStyle w:val="Hyperlink"/>
          </w:rPr>
          <w:t>http://purl.org/minim/checklist-service</w:t>
        </w:r>
      </w:hyperlink>
    </w:p>
  </w:footnote>
  <w:footnote w:id="53">
    <w:p w:rsidR="005F6A51" w:rsidRPr="00023CD9" w:rsidRDefault="005F6A51">
      <w:pPr>
        <w:pStyle w:val="FootnoteText"/>
      </w:pPr>
      <w:r>
        <w:rPr>
          <w:rStyle w:val="FootnoteReference"/>
        </w:rPr>
        <w:footnoteRef/>
      </w:r>
      <w:r>
        <w:t xml:space="preserve"> </w:t>
      </w:r>
      <w:hyperlink r:id="rId45" w:history="1">
        <w:r w:rsidRPr="00D01F88">
          <w:rPr>
            <w:rStyle w:val="Hyperlink"/>
          </w:rPr>
          <w:t>http://www.wf4ever-project.org/wiki/display/docs/RO+checklist+evaluation+API</w:t>
        </w:r>
      </w:hyperlink>
    </w:p>
  </w:footnote>
  <w:footnote w:id="54">
    <w:p w:rsidR="005F6A51" w:rsidRPr="00636A6D" w:rsidRDefault="005F6A51">
      <w:pPr>
        <w:pStyle w:val="FootnoteText"/>
      </w:pPr>
      <w:r>
        <w:rPr>
          <w:rStyle w:val="FootnoteReference"/>
        </w:rPr>
        <w:footnoteRef/>
      </w:r>
      <w:r>
        <w:t xml:space="preserve"> </w:t>
      </w:r>
      <w:hyperlink r:id="rId46" w:history="1">
        <w:r w:rsidRPr="00AE14CE">
          <w:rPr>
            <w:rStyle w:val="Hyperlink"/>
            <w:rFonts w:ascii="Helvetica" w:hAnsi="Helvetica"/>
            <w:szCs w:val="22"/>
            <w:lang w:val="en-US"/>
          </w:rPr>
          <w:t>http://www.genome.jp/kegg/</w:t>
        </w:r>
      </w:hyperlink>
    </w:p>
  </w:footnote>
  <w:footnote w:id="55">
    <w:p w:rsidR="005F6A51" w:rsidRPr="005F69E2" w:rsidRDefault="005F6A51">
      <w:pPr>
        <w:pStyle w:val="FootnoteText"/>
      </w:pPr>
      <w:r>
        <w:rPr>
          <w:rStyle w:val="FootnoteReference"/>
        </w:rPr>
        <w:footnoteRef/>
      </w:r>
      <w:r>
        <w:t xml:space="preserve"> </w:t>
      </w:r>
      <w:hyperlink r:id="rId47" w:history="1">
        <w:r w:rsidRPr="00D01F88">
          <w:rPr>
            <w:rStyle w:val="Hyperlink"/>
          </w:rPr>
          <w:t>https://github.com/wf4ever/ro-catalogue/blob/master/v0.1/golden-exemplar-gk/checklist-runnable.rdf</w:t>
        </w:r>
      </w:hyperlink>
    </w:p>
  </w:footnote>
  <w:footnote w:id="56">
    <w:p w:rsidR="005F6A51" w:rsidRPr="005F69E2" w:rsidRDefault="005F6A51">
      <w:pPr>
        <w:pStyle w:val="FootnoteText"/>
      </w:pPr>
      <w:r>
        <w:rPr>
          <w:rStyle w:val="FootnoteReference"/>
        </w:rPr>
        <w:footnoteRef/>
      </w:r>
      <w:r>
        <w:t xml:space="preserve"> </w:t>
      </w:r>
      <w:hyperlink r:id="rId48" w:history="1">
        <w:r w:rsidRPr="00D01F88">
          <w:rPr>
            <w:rStyle w:val="Hyperlink"/>
          </w:rPr>
          <w:t>https://github.com/wf4ever/ro-catalogue/blob/master/v0.1/Y2Demo-test/workflow-experiment-checklist.rdf</w:t>
        </w:r>
      </w:hyperlink>
    </w:p>
  </w:footnote>
  <w:footnote w:id="57">
    <w:p w:rsidR="005F6A51" w:rsidRPr="00D14368" w:rsidRDefault="005F6A51">
      <w:pPr>
        <w:pStyle w:val="FootnoteText"/>
      </w:pPr>
      <w:r>
        <w:rPr>
          <w:rStyle w:val="FootnoteReference"/>
        </w:rPr>
        <w:footnoteRef/>
      </w:r>
      <w:r>
        <w:t xml:space="preserve"> </w:t>
      </w:r>
      <w:hyperlink r:id="rId49" w:history="1">
        <w:r w:rsidRPr="00D01F88">
          <w:rPr>
            <w:rStyle w:val="Hyperlink"/>
          </w:rPr>
          <w:t>https://github.com/wf4ever/ro-catalogue/blob/master/v0.1/minim-evaluation/chembox-minim-samples.ttl</w:t>
        </w:r>
      </w:hyperlink>
    </w:p>
  </w:footnote>
  <w:footnote w:id="58">
    <w:p w:rsidR="005F6A51" w:rsidRPr="00D14368" w:rsidRDefault="005F6A51">
      <w:pPr>
        <w:pStyle w:val="FootnoteText"/>
      </w:pPr>
      <w:r>
        <w:rPr>
          <w:rStyle w:val="FootnoteReference"/>
        </w:rPr>
        <w:footnoteRef/>
      </w:r>
      <w:r>
        <w:t xml:space="preserve"> </w:t>
      </w:r>
      <w:hyperlink r:id="rId50" w:history="1">
        <w:r w:rsidRPr="00D01F88">
          <w:rPr>
            <w:rStyle w:val="Hyperlink"/>
          </w:rPr>
          <w:t>https://github.com/wf4ever/ro-catalogue/blob/master/v0.1/minim-evaluation/chembox_evaluate.sh</w:t>
        </w:r>
      </w:hyperlink>
    </w:p>
  </w:footnote>
  <w:footnote w:id="59">
    <w:p w:rsidR="005F6A51" w:rsidRPr="00D14368" w:rsidRDefault="005F6A51">
      <w:pPr>
        <w:pStyle w:val="FootnoteText"/>
      </w:pPr>
      <w:r>
        <w:rPr>
          <w:rStyle w:val="FootnoteReference"/>
        </w:rPr>
        <w:footnoteRef/>
      </w:r>
      <w:r>
        <w:t xml:space="preserve"> </w:t>
      </w:r>
      <w:hyperlink r:id="rId51" w:history="1">
        <w:r w:rsidRPr="00D01F88">
          <w:rPr>
            <w:rStyle w:val="Hyperlink"/>
          </w:rPr>
          <w:t>https://github.com/wf4ever/ro-catalogue/blob/master/v0.1/minim-evaluation/chembox.ttl</w:t>
        </w:r>
      </w:hyperlink>
    </w:p>
  </w:footnote>
  <w:footnote w:id="60">
    <w:p w:rsidR="005F6A51" w:rsidRPr="005A6415" w:rsidRDefault="005F6A51">
      <w:pPr>
        <w:pStyle w:val="FootnoteText"/>
      </w:pPr>
      <w:r>
        <w:rPr>
          <w:rStyle w:val="FootnoteReference"/>
        </w:rPr>
        <w:footnoteRef/>
      </w:r>
      <w:r>
        <w:t xml:space="preserve"> </w:t>
      </w:r>
      <w:hyperlink r:id="rId52" w:history="1">
        <w:r>
          <w:rPr>
            <w:rStyle w:val="Hyperlink"/>
          </w:rPr>
          <w:t>http://www.wf4ever-project.org/wiki/display/docs/Reliability+Evaluation+API</w:t>
        </w:r>
      </w:hyperlink>
    </w:p>
  </w:footnote>
  <w:footnote w:id="61">
    <w:p w:rsidR="005F6A51" w:rsidRPr="00AB73E0" w:rsidRDefault="005F6A51">
      <w:pPr>
        <w:pStyle w:val="FootnoteText"/>
        <w:rPr>
          <w:rStyle w:val="Hyperlink"/>
          <w:sz w:val="24"/>
        </w:rPr>
      </w:pPr>
      <w:r w:rsidRPr="00AB73E0">
        <w:rPr>
          <w:rStyle w:val="FootnoteReference"/>
        </w:rPr>
        <w:footnoteRef/>
      </w:r>
      <w:r w:rsidRPr="00AB73E0">
        <w:t xml:space="preserve"> </w:t>
      </w:r>
      <w:hyperlink r:id="rId53" w:history="1">
        <w:r w:rsidRPr="00AB73E0">
          <w:rPr>
            <w:rStyle w:val="Hyperlink"/>
            <w:rFonts w:ascii="Helvetica" w:hAnsi="Helvetica"/>
            <w:szCs w:val="22"/>
            <w:lang w:val="en-US"/>
          </w:rPr>
          <w:t>http://sandbox.wf4ever-project.org/decayMonitoring/visual.html?id=rouri</w:t>
        </w:r>
      </w:hyperlink>
    </w:p>
  </w:footnote>
  <w:footnote w:id="62">
    <w:p w:rsidR="005F6A51" w:rsidRDefault="005F6A51" w:rsidP="00F4184D">
      <w:pPr>
        <w:spacing w:line="240" w:lineRule="auto"/>
      </w:pPr>
      <w:r w:rsidRPr="00ED1143">
        <w:rPr>
          <w:sz w:val="18"/>
          <w:szCs w:val="18"/>
          <w:vertAlign w:val="superscript"/>
        </w:rPr>
        <w:footnoteRef/>
      </w:r>
      <w:r w:rsidRPr="00ED1143">
        <w:rPr>
          <w:sz w:val="18"/>
          <w:szCs w:val="18"/>
        </w:rPr>
        <w:t xml:space="preserve"> </w:t>
      </w:r>
      <w:hyperlink r:id="rId54" w:history="1">
        <w:r w:rsidRPr="00C94D19">
          <w:rPr>
            <w:rStyle w:val="Hyperlink"/>
            <w:sz w:val="18"/>
            <w:szCs w:val="18"/>
          </w:rPr>
          <w:t>http://sandbox.wf4ever-project.org/decayMonitoring/monitor.html</w:t>
        </w:r>
      </w:hyperlink>
    </w:p>
  </w:footnote>
  <w:footnote w:id="63">
    <w:p w:rsidR="005F6A51" w:rsidRPr="00C87D9E" w:rsidRDefault="005F6A51" w:rsidP="005F6A51">
      <w:pPr>
        <w:pStyle w:val="FootnoteText"/>
        <w:numPr>
          <w:ins w:id="1007" w:author="Graham Klyne" w:date="2013-07-18T12:55:00Z"/>
        </w:numPr>
        <w:rPr>
          <w:ins w:id="1008" w:author="Graham Klyne" w:date="2013-07-18T12:55:00Z"/>
        </w:rPr>
      </w:pPr>
      <w:ins w:id="1009" w:author="Graham Klyne" w:date="2013-07-18T12:55:00Z">
        <w:r>
          <w:rPr>
            <w:rStyle w:val="FootnoteReference"/>
          </w:rPr>
          <w:footnoteRef/>
        </w:r>
        <w:r>
          <w:t xml:space="preserve"> </w:t>
        </w:r>
        <w:r w:rsidR="005545A4">
          <w:fldChar w:fldCharType="begin"/>
        </w:r>
        <w:r>
          <w:instrText>HYPERLINK "http://www.w3.org/"</w:instrText>
        </w:r>
        <w:r w:rsidR="005545A4">
          <w:fldChar w:fldCharType="separate"/>
        </w:r>
        <w:r w:rsidRPr="00EB0EBF">
          <w:rPr>
            <w:rStyle w:val="Hyperlink"/>
          </w:rPr>
          <w:t>http://www.w3.org/</w:t>
        </w:r>
        <w:r w:rsidR="005545A4">
          <w:fldChar w:fldCharType="end"/>
        </w:r>
      </w:ins>
    </w:p>
  </w:footnote>
  <w:footnote w:id="64">
    <w:p w:rsidR="005F6A51" w:rsidRPr="00C87D9E" w:rsidDel="005F6A51" w:rsidRDefault="005F6A51" w:rsidP="00C450BD">
      <w:pPr>
        <w:pStyle w:val="FootnoteText"/>
        <w:rPr>
          <w:del w:id="1012" w:author="Graham Klyne" w:date="2013-07-18T12:55:00Z"/>
        </w:rPr>
      </w:pPr>
      <w:del w:id="1013" w:author="Graham Klyne" w:date="2013-07-18T12:55:00Z">
        <w:r w:rsidDel="005F6A51">
          <w:rPr>
            <w:rStyle w:val="FootnoteReference"/>
          </w:rPr>
          <w:footnoteRef/>
        </w:r>
        <w:r w:rsidDel="005F6A51">
          <w:delText xml:space="preserve"> </w:delText>
        </w:r>
        <w:r w:rsidR="005545A4" w:rsidDel="005F6A51">
          <w:fldChar w:fldCharType="begin"/>
        </w:r>
        <w:r w:rsidDel="005F6A51">
          <w:delInstrText>HYPERLINK "http://www.w3.org/"</w:delInstrText>
        </w:r>
        <w:r w:rsidR="005545A4" w:rsidDel="005F6A51">
          <w:fldChar w:fldCharType="separate"/>
        </w:r>
        <w:r w:rsidRPr="00EB0EBF" w:rsidDel="005F6A51">
          <w:rPr>
            <w:rStyle w:val="Hyperlink"/>
          </w:rPr>
          <w:delText>http://www.w3.org/</w:delText>
        </w:r>
        <w:r w:rsidR="005545A4" w:rsidDel="005F6A51">
          <w:fldChar w:fldCharType="end"/>
        </w:r>
      </w:del>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Runninghead-left"/>
    </w:pPr>
    <w:r>
      <w:rPr>
        <w:rStyle w:val="PageNumber"/>
      </w:rPr>
      <w:t xml:space="preserve">Page </w:t>
    </w:r>
    <w:r w:rsidR="005545A4">
      <w:rPr>
        <w:rStyle w:val="PageNumber"/>
      </w:rPr>
      <w:fldChar w:fldCharType="begin"/>
    </w:r>
    <w:r>
      <w:rPr>
        <w:rStyle w:val="PageNumber"/>
      </w:rPr>
      <w:instrText xml:space="preserve"> PAGE </w:instrText>
    </w:r>
    <w:r w:rsidR="005545A4">
      <w:rPr>
        <w:rStyle w:val="PageNumber"/>
      </w:rPr>
      <w:fldChar w:fldCharType="separate"/>
    </w:r>
    <w:r w:rsidR="005F4097">
      <w:rPr>
        <w:rStyle w:val="PageNumber"/>
        <w:noProof/>
      </w:rPr>
      <w:t>2</w:t>
    </w:r>
    <w:r w:rsidR="005545A4">
      <w:rPr>
        <w:rStyle w:val="PageNumber"/>
      </w:rPr>
      <w:fldChar w:fldCharType="end"/>
    </w:r>
    <w:r>
      <w:rPr>
        <w:rStyle w:val="PageNumber"/>
      </w:rPr>
      <w:t xml:space="preserve"> of </w:t>
    </w:r>
    <w:r w:rsidR="005545A4">
      <w:rPr>
        <w:rStyle w:val="PageNumber"/>
      </w:rPr>
      <w:fldChar w:fldCharType="begin"/>
    </w:r>
    <w:r>
      <w:rPr>
        <w:rStyle w:val="PageNumber"/>
      </w:rPr>
      <w:instrText xml:space="preserve"> NUMPAGES </w:instrText>
    </w:r>
    <w:r w:rsidR="005545A4">
      <w:rPr>
        <w:rStyle w:val="PageNumber"/>
      </w:rPr>
      <w:fldChar w:fldCharType="separate"/>
    </w:r>
    <w:r w:rsidR="005F4097">
      <w:rPr>
        <w:rStyle w:val="PageNumber"/>
        <w:noProof/>
      </w:rPr>
      <w:t>5</w:t>
    </w:r>
    <w:r w:rsidR="005545A4">
      <w:rPr>
        <w:rStyle w:val="PageNumber"/>
      </w:rPr>
      <w:fldChar w:fldCharType="end"/>
    </w:r>
    <w:r>
      <w:rPr>
        <w:rStyle w:val="PageNumber"/>
      </w:rPr>
      <w:tab/>
      <w:t>NeOn Integrated Project EU-IST-027595</w:t>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Pr="003875C7" w:rsidRDefault="005F6A51">
    <w:pPr>
      <w:pStyle w:val="Runninghead-left"/>
      <w:rPr>
        <w:rStyle w:val="PageNumber"/>
      </w:rPr>
    </w:pPr>
    <w:r>
      <w:rPr>
        <w:rStyle w:val="PageNumber"/>
      </w:rPr>
      <w:t xml:space="preserve">Page </w:t>
    </w:r>
    <w:r w:rsidR="005545A4">
      <w:rPr>
        <w:rStyle w:val="PageNumber"/>
      </w:rPr>
      <w:fldChar w:fldCharType="begin"/>
    </w:r>
    <w:r>
      <w:rPr>
        <w:rStyle w:val="PageNumber"/>
      </w:rPr>
      <w:instrText xml:space="preserve"> PAGE </w:instrText>
    </w:r>
    <w:r w:rsidR="005545A4">
      <w:rPr>
        <w:rStyle w:val="PageNumber"/>
      </w:rPr>
      <w:fldChar w:fldCharType="separate"/>
    </w:r>
    <w:r w:rsidR="005F4097">
      <w:rPr>
        <w:rStyle w:val="PageNumber"/>
        <w:noProof/>
      </w:rPr>
      <w:t>4</w:t>
    </w:r>
    <w:r w:rsidR="005545A4">
      <w:rPr>
        <w:rStyle w:val="PageNumber"/>
      </w:rPr>
      <w:fldChar w:fldCharType="end"/>
    </w:r>
    <w:r>
      <w:rPr>
        <w:rStyle w:val="PageNumber"/>
      </w:rPr>
      <w:t xml:space="preserve"> of </w:t>
    </w:r>
    <w:r w:rsidR="005545A4">
      <w:rPr>
        <w:rStyle w:val="PageNumber"/>
      </w:rPr>
      <w:fldChar w:fldCharType="begin"/>
    </w:r>
    <w:r>
      <w:rPr>
        <w:rStyle w:val="PageNumber"/>
      </w:rPr>
      <w:instrText xml:space="preserve"> NUMPAGES </w:instrText>
    </w:r>
    <w:r w:rsidR="005545A4">
      <w:rPr>
        <w:rStyle w:val="PageNumber"/>
      </w:rPr>
      <w:fldChar w:fldCharType="separate"/>
    </w:r>
    <w:r w:rsidR="005F4097">
      <w:rPr>
        <w:rStyle w:val="PageNumber"/>
        <w:noProof/>
      </w:rPr>
      <w:t>53</w:t>
    </w:r>
    <w:r w:rsidR="005545A4">
      <w:rPr>
        <w:rStyle w:val="PageNumber"/>
      </w:rPr>
      <w:fldChar w:fldCharType="end"/>
    </w:r>
    <w:r>
      <w:rPr>
        <w:rStyle w:val="PageNumber"/>
      </w:rPr>
      <w:tab/>
      <w:t xml:space="preserve">Wf4Ever </w:t>
    </w:r>
    <w:r w:rsidRPr="003875C7">
      <w:rPr>
        <w:rStyle w:val="PageNumber"/>
      </w:rPr>
      <w:t>STREP FP7-ICT-2007-6 270192</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rsidP="00E95CE0">
    <w:pPr>
      <w:pStyle w:val="Header"/>
      <w:tabs>
        <w:tab w:val="left" w:pos="6750"/>
      </w:tabs>
    </w:pPr>
    <w:r>
      <w:rPr>
        <w:rStyle w:val="PageNumber"/>
      </w:rPr>
      <w:t xml:space="preserve">D4.2 Design, implementation and deployment of Workflow Integrity and Authenticity components </w:t>
    </w:r>
    <w:r>
      <w:rPr>
        <w:rStyle w:val="PageNumber"/>
      </w:rPr>
      <w:tab/>
      <w:t xml:space="preserve">Page </w:t>
    </w:r>
    <w:r w:rsidR="005545A4">
      <w:rPr>
        <w:rStyle w:val="PageNumber"/>
      </w:rPr>
      <w:fldChar w:fldCharType="begin"/>
    </w:r>
    <w:r>
      <w:rPr>
        <w:rStyle w:val="PageNumber"/>
      </w:rPr>
      <w:instrText xml:space="preserve"> PAGE </w:instrText>
    </w:r>
    <w:r w:rsidR="005545A4">
      <w:rPr>
        <w:rStyle w:val="PageNumber"/>
      </w:rPr>
      <w:fldChar w:fldCharType="separate"/>
    </w:r>
    <w:r w:rsidR="005F4097">
      <w:rPr>
        <w:rStyle w:val="PageNumber"/>
        <w:noProof/>
      </w:rPr>
      <w:t>5</w:t>
    </w:r>
    <w:r w:rsidR="005545A4">
      <w:rPr>
        <w:rStyle w:val="PageNumber"/>
      </w:rPr>
      <w:fldChar w:fldCharType="end"/>
    </w:r>
    <w:r>
      <w:rPr>
        <w:rStyle w:val="PageNumber"/>
      </w:rPr>
      <w:t xml:space="preserve"> of </w:t>
    </w:r>
    <w:r w:rsidR="005545A4">
      <w:rPr>
        <w:rStyle w:val="PageNumber"/>
      </w:rPr>
      <w:fldChar w:fldCharType="begin"/>
    </w:r>
    <w:r>
      <w:rPr>
        <w:rStyle w:val="PageNumber"/>
      </w:rPr>
      <w:instrText xml:space="preserve"> NUMPAGES </w:instrText>
    </w:r>
    <w:r w:rsidR="005545A4">
      <w:rPr>
        <w:rStyle w:val="PageNumber"/>
      </w:rPr>
      <w:fldChar w:fldCharType="separate"/>
    </w:r>
    <w:r w:rsidR="005F4097">
      <w:rPr>
        <w:rStyle w:val="PageNumber"/>
        <w:noProof/>
      </w:rPr>
      <w:t>53</w:t>
    </w:r>
    <w:r w:rsidR="005545A4">
      <w:rPr>
        <w:rStyle w:val="PageNumber"/>
      </w:rPr>
      <w:fldChar w:fldCharType="end"/>
    </w: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A51" w:rsidRDefault="005F6A51">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3FE62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attachedTemplate r:id="rId1"/>
  <w:trackRevisions/>
  <w:doNotTrackMoves/>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50" fill="f" fillcolor="black" stroke="f" strokecolor="white">
      <v:fill color="black" on="f"/>
      <v:stroke color="white" weight="1emu" on="f"/>
    </o:shapedefaults>
  </w:hdrShapeDefaults>
  <w:footnotePr>
    <w:footnote w:id="-1"/>
    <w:footnote w:id="0"/>
  </w:footnotePr>
  <w:endnotePr>
    <w:endnote w:id="-1"/>
    <w:endnote w:id="0"/>
  </w:endnotePr>
  <w:compat>
    <w:spaceForUL/>
    <w:balanceSingleByteDoubleByteWidth/>
    <w:doNotLeaveBackslashAlone/>
    <w:ulTrailSpace/>
    <w:doNotExpandShiftReturn/>
  </w:compat>
  <w:rsids>
    <w:rsidRoot w:val="008A62B5"/>
    <w:rsid w:val="00002AB4"/>
    <w:rsid w:val="000038E8"/>
    <w:rsid w:val="00006ABB"/>
    <w:rsid w:val="000118A5"/>
    <w:rsid w:val="00012E77"/>
    <w:rsid w:val="000137FE"/>
    <w:rsid w:val="00014078"/>
    <w:rsid w:val="000141D1"/>
    <w:rsid w:val="000157E0"/>
    <w:rsid w:val="00015E70"/>
    <w:rsid w:val="000161E7"/>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675F5"/>
    <w:rsid w:val="0007017A"/>
    <w:rsid w:val="000720BE"/>
    <w:rsid w:val="00072C95"/>
    <w:rsid w:val="00072E53"/>
    <w:rsid w:val="0007317F"/>
    <w:rsid w:val="000749F6"/>
    <w:rsid w:val="00074F42"/>
    <w:rsid w:val="000773F3"/>
    <w:rsid w:val="0008225D"/>
    <w:rsid w:val="00082586"/>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271D5"/>
    <w:rsid w:val="0013029C"/>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11"/>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6C8E"/>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A9F"/>
    <w:rsid w:val="00230B6C"/>
    <w:rsid w:val="002326EF"/>
    <w:rsid w:val="00232D29"/>
    <w:rsid w:val="00235E04"/>
    <w:rsid w:val="00240649"/>
    <w:rsid w:val="00240922"/>
    <w:rsid w:val="0024115D"/>
    <w:rsid w:val="002419E9"/>
    <w:rsid w:val="00241BFA"/>
    <w:rsid w:val="00242588"/>
    <w:rsid w:val="00242615"/>
    <w:rsid w:val="0024269C"/>
    <w:rsid w:val="002438D4"/>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67E"/>
    <w:rsid w:val="002B78F9"/>
    <w:rsid w:val="002C2C9E"/>
    <w:rsid w:val="002C321F"/>
    <w:rsid w:val="002C53C0"/>
    <w:rsid w:val="002C5702"/>
    <w:rsid w:val="002C763D"/>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E05"/>
    <w:rsid w:val="00403554"/>
    <w:rsid w:val="00405203"/>
    <w:rsid w:val="00405A9C"/>
    <w:rsid w:val="00407C61"/>
    <w:rsid w:val="004102EB"/>
    <w:rsid w:val="00410DF2"/>
    <w:rsid w:val="00412C0C"/>
    <w:rsid w:val="004135BC"/>
    <w:rsid w:val="0041398D"/>
    <w:rsid w:val="0041574F"/>
    <w:rsid w:val="00417634"/>
    <w:rsid w:val="004214BF"/>
    <w:rsid w:val="00422546"/>
    <w:rsid w:val="0042342C"/>
    <w:rsid w:val="00424D7E"/>
    <w:rsid w:val="00426B3F"/>
    <w:rsid w:val="0042779D"/>
    <w:rsid w:val="00430AAA"/>
    <w:rsid w:val="00431F18"/>
    <w:rsid w:val="004328CC"/>
    <w:rsid w:val="00432BE8"/>
    <w:rsid w:val="00434FC5"/>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F41"/>
    <w:rsid w:val="00466611"/>
    <w:rsid w:val="00467C3C"/>
    <w:rsid w:val="00472174"/>
    <w:rsid w:val="004742B4"/>
    <w:rsid w:val="00475434"/>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45A4"/>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4801"/>
    <w:rsid w:val="005B705F"/>
    <w:rsid w:val="005B7154"/>
    <w:rsid w:val="005B7803"/>
    <w:rsid w:val="005C15F9"/>
    <w:rsid w:val="005C18BC"/>
    <w:rsid w:val="005C2893"/>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4097"/>
    <w:rsid w:val="005F61FC"/>
    <w:rsid w:val="005F623C"/>
    <w:rsid w:val="005F69E2"/>
    <w:rsid w:val="005F6A51"/>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340D"/>
    <w:rsid w:val="006950E5"/>
    <w:rsid w:val="0069516A"/>
    <w:rsid w:val="00695E4E"/>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7CE2"/>
    <w:rsid w:val="00721F02"/>
    <w:rsid w:val="00722175"/>
    <w:rsid w:val="00722287"/>
    <w:rsid w:val="00722FBB"/>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509C"/>
    <w:rsid w:val="00876A97"/>
    <w:rsid w:val="00876C0A"/>
    <w:rsid w:val="0088037A"/>
    <w:rsid w:val="008832C8"/>
    <w:rsid w:val="00886DAE"/>
    <w:rsid w:val="00887EB0"/>
    <w:rsid w:val="00896CAB"/>
    <w:rsid w:val="008A0727"/>
    <w:rsid w:val="008A242E"/>
    <w:rsid w:val="008A3D71"/>
    <w:rsid w:val="008A3D97"/>
    <w:rsid w:val="008A4945"/>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170F"/>
    <w:rsid w:val="00941D5E"/>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62BD"/>
    <w:rsid w:val="00A06D32"/>
    <w:rsid w:val="00A0794C"/>
    <w:rsid w:val="00A07A19"/>
    <w:rsid w:val="00A07DF4"/>
    <w:rsid w:val="00A07FE3"/>
    <w:rsid w:val="00A11B21"/>
    <w:rsid w:val="00A130C1"/>
    <w:rsid w:val="00A13D9D"/>
    <w:rsid w:val="00A1417A"/>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5A32"/>
    <w:rsid w:val="00A56150"/>
    <w:rsid w:val="00A60371"/>
    <w:rsid w:val="00A60E85"/>
    <w:rsid w:val="00A6138B"/>
    <w:rsid w:val="00A6141B"/>
    <w:rsid w:val="00A6176D"/>
    <w:rsid w:val="00A61854"/>
    <w:rsid w:val="00A61F08"/>
    <w:rsid w:val="00A659FC"/>
    <w:rsid w:val="00A67B48"/>
    <w:rsid w:val="00A70411"/>
    <w:rsid w:val="00A705F2"/>
    <w:rsid w:val="00A7101A"/>
    <w:rsid w:val="00A714C8"/>
    <w:rsid w:val="00A72459"/>
    <w:rsid w:val="00A7267F"/>
    <w:rsid w:val="00A72B9C"/>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3DD2"/>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CF4B37"/>
    <w:rsid w:val="00CF6345"/>
    <w:rsid w:val="00D00CC2"/>
    <w:rsid w:val="00D010DC"/>
    <w:rsid w:val="00D01CD7"/>
    <w:rsid w:val="00D01F88"/>
    <w:rsid w:val="00D020F1"/>
    <w:rsid w:val="00D02494"/>
    <w:rsid w:val="00D0400D"/>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E30"/>
    <w:rsid w:val="00EE31F9"/>
    <w:rsid w:val="00EE35A6"/>
    <w:rsid w:val="00EE40DE"/>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519D"/>
    <w:rsid w:val="00FF6CDB"/>
    <w:rsid w:val="00FF71CE"/>
  </w:rsids>
  <m:mathPr>
    <m:mathFont m:val="American Typewriter Light"/>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fill="f" fillcolor="black" stroke="f" strokecolor="white">
      <v:fill color="black" on="f"/>
      <v:stroke color="white" weight="1emu"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76"/>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Heading1">
    <w:name w:val="heading 1"/>
    <w:basedOn w:val="Normal"/>
    <w:next w:val="Normal"/>
    <w:link w:val="Heading1Ch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Heading2">
    <w:name w:val="heading 2"/>
    <w:basedOn w:val="Normal"/>
    <w:next w:val="Normal"/>
    <w:link w:val="Heading2Char"/>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Heading3">
    <w:name w:val="heading 3"/>
    <w:basedOn w:val="Heading2"/>
    <w:next w:val="Normal"/>
    <w:link w:val="Heading3Ch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Heading4">
    <w:name w:val="heading 4"/>
    <w:basedOn w:val="Normal"/>
    <w:next w:val="Normal"/>
    <w:link w:val="Heading4Char"/>
    <w:qFormat/>
    <w:rsid w:val="00A01341"/>
    <w:pPr>
      <w:keepNext/>
      <w:numPr>
        <w:ilvl w:val="3"/>
        <w:numId w:val="29"/>
      </w:numPr>
      <w:spacing w:before="240" w:after="60"/>
      <w:outlineLvl w:val="3"/>
    </w:pPr>
    <w:rPr>
      <w:b/>
    </w:rPr>
  </w:style>
  <w:style w:type="paragraph" w:styleId="Heading5">
    <w:name w:val="heading 5"/>
    <w:basedOn w:val="Normal"/>
    <w:next w:val="Normal"/>
    <w:link w:val="Heading5Char"/>
    <w:qFormat/>
    <w:rsid w:val="00A01341"/>
    <w:pPr>
      <w:numPr>
        <w:ilvl w:val="4"/>
        <w:numId w:val="29"/>
      </w:numPr>
      <w:spacing w:before="240" w:after="60"/>
      <w:outlineLvl w:val="4"/>
    </w:pPr>
    <w:rPr>
      <w:sz w:val="22"/>
    </w:rPr>
  </w:style>
  <w:style w:type="paragraph" w:styleId="Heading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Heading7">
    <w:name w:val="heading 7"/>
    <w:basedOn w:val="Normal"/>
    <w:next w:val="Normal"/>
    <w:qFormat/>
    <w:rsid w:val="00A01341"/>
    <w:pPr>
      <w:numPr>
        <w:ilvl w:val="6"/>
        <w:numId w:val="29"/>
      </w:numPr>
      <w:spacing w:before="240" w:after="60"/>
      <w:outlineLvl w:val="6"/>
    </w:pPr>
  </w:style>
  <w:style w:type="paragraph" w:styleId="Heading8">
    <w:name w:val="heading 8"/>
    <w:basedOn w:val="Normal"/>
    <w:next w:val="Normal"/>
    <w:qFormat/>
    <w:rsid w:val="00A01341"/>
    <w:pPr>
      <w:numPr>
        <w:ilvl w:val="7"/>
        <w:numId w:val="29"/>
      </w:numPr>
      <w:spacing w:before="240" w:after="60"/>
      <w:outlineLvl w:val="7"/>
    </w:pPr>
    <w:rPr>
      <w:i/>
    </w:rPr>
  </w:style>
  <w:style w:type="paragraph" w:styleId="Heading9">
    <w:name w:val="heading 9"/>
    <w:basedOn w:val="Normal"/>
    <w:next w:val="Normal"/>
    <w:qFormat/>
    <w:rsid w:val="00A01341"/>
    <w:pPr>
      <w:numPr>
        <w:ilvl w:val="8"/>
        <w:numId w:val="29"/>
      </w:numPr>
      <w:spacing w:before="240" w:after="60"/>
      <w:outlineLvl w:val="8"/>
    </w:pPr>
    <w:rPr>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locked/>
    <w:rsid w:val="002D42CA"/>
    <w:rPr>
      <w:rFonts w:ascii="Arial" w:hAnsi="Arial"/>
      <w:b/>
      <w:lang w:val="en-GB"/>
    </w:rPr>
  </w:style>
  <w:style w:type="character" w:customStyle="1" w:styleId="Heading2Char">
    <w:name w:val="Heading 2 Char"/>
    <w:basedOn w:val="DefaultParagraphFont"/>
    <w:link w:val="Heading2"/>
    <w:rsid w:val="0009146B"/>
    <w:rPr>
      <w:rFonts w:ascii="Arial" w:hAnsi="Arial"/>
      <w:b/>
      <w:lang w:val="en-GB"/>
    </w:rPr>
  </w:style>
  <w:style w:type="character" w:customStyle="1" w:styleId="Heading3Char">
    <w:name w:val="Heading 3 Char"/>
    <w:basedOn w:val="DefaultParagraphFont"/>
    <w:link w:val="Heading3"/>
    <w:locked/>
    <w:rsid w:val="008E6E18"/>
    <w:rPr>
      <w:rFonts w:ascii="Arial" w:hAnsi="Arial" w:cs="Arial"/>
      <w:b/>
      <w:color w:val="333333"/>
      <w:sz w:val="22"/>
      <w:lang w:val="en-GB"/>
    </w:rPr>
  </w:style>
  <w:style w:type="character" w:customStyle="1" w:styleId="Heading4Char">
    <w:name w:val="Heading 4 Char"/>
    <w:basedOn w:val="DefaultParagraphFont"/>
    <w:link w:val="Heading4"/>
    <w:locked/>
    <w:rsid w:val="007343B9"/>
    <w:rPr>
      <w:rFonts w:ascii="Arial" w:hAnsi="Arial"/>
      <w:b/>
      <w:lang w:val="en-GB"/>
    </w:rPr>
  </w:style>
  <w:style w:type="character" w:customStyle="1" w:styleId="Heading5Char">
    <w:name w:val="Heading 5 Char"/>
    <w:basedOn w:val="DefaultParagraphFont"/>
    <w:link w:val="Heading5"/>
    <w:locked/>
    <w:rsid w:val="007343B9"/>
    <w:rPr>
      <w:rFonts w:ascii="Arial" w:hAnsi="Arial"/>
      <w:sz w:val="22"/>
      <w:lang w:val="en-GB"/>
    </w:rPr>
  </w:style>
  <w:style w:type="paragraph" w:styleId="Header">
    <w:name w:val="header"/>
    <w:basedOn w:val="Normal"/>
    <w:link w:val="HeaderChar"/>
    <w:rsid w:val="00A01341"/>
    <w:pPr>
      <w:tabs>
        <w:tab w:val="center" w:pos="4536"/>
        <w:tab w:val="right" w:pos="9072"/>
      </w:tabs>
      <w:jc w:val="left"/>
    </w:pPr>
    <w:rPr>
      <w:sz w:val="18"/>
    </w:rPr>
  </w:style>
  <w:style w:type="character" w:customStyle="1" w:styleId="HeaderChar">
    <w:name w:val="Header Char"/>
    <w:basedOn w:val="DefaultParagraphFont"/>
    <w:link w:val="Header"/>
    <w:semiHidden/>
    <w:locked/>
    <w:rsid w:val="007343B9"/>
    <w:rPr>
      <w:rFonts w:ascii="Arial" w:hAnsi="Arial"/>
      <w:sz w:val="18"/>
      <w:lang w:val="en-GB" w:eastAsia="es-ES" w:bidi="ar-SA"/>
    </w:rPr>
  </w:style>
  <w:style w:type="paragraph" w:styleId="Footer">
    <w:name w:val="footer"/>
    <w:basedOn w:val="Normal"/>
    <w:rsid w:val="00A01341"/>
    <w:pPr>
      <w:tabs>
        <w:tab w:val="center" w:pos="4536"/>
        <w:tab w:val="right" w:pos="9072"/>
      </w:tabs>
    </w:pPr>
    <w:rPr>
      <w:sz w:val="16"/>
    </w:rPr>
  </w:style>
  <w:style w:type="character" w:styleId="PageNumber">
    <w:name w:val="page number"/>
    <w:basedOn w:val="DefaultParagraphFont"/>
    <w:rsid w:val="00A01341"/>
    <w:rPr>
      <w:rFonts w:ascii="Arial" w:hAnsi="Arial"/>
      <w:sz w:val="18"/>
    </w:rPr>
  </w:style>
  <w:style w:type="paragraph" w:customStyle="1" w:styleId="Ttulo1">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0">
    <w:name w:val="heading1"/>
    <w:basedOn w:val="Heading1"/>
    <w:next w:val="Normal"/>
    <w:autoRedefine/>
    <w:rsid w:val="00A01341"/>
    <w:pPr>
      <w:tabs>
        <w:tab w:val="left" w:pos="454"/>
      </w:tabs>
      <w:spacing w:before="520" w:after="280"/>
    </w:pPr>
  </w:style>
  <w:style w:type="paragraph" w:customStyle="1" w:styleId="heading20">
    <w:name w:val="heading2"/>
    <w:basedOn w:val="Heading2"/>
    <w:next w:val="Normal"/>
    <w:autoRedefine/>
    <w:rsid w:val="00A01341"/>
    <w:pPr>
      <w:tabs>
        <w:tab w:val="left" w:pos="510"/>
      </w:tabs>
      <w:spacing w:before="440" w:after="220"/>
    </w:pPr>
  </w:style>
  <w:style w:type="paragraph" w:customStyle="1" w:styleId="heading30">
    <w:name w:val="heading3"/>
    <w:basedOn w:val="Heading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FootnoteReference">
    <w:name w:val="footnote reference"/>
    <w:basedOn w:val="DefaultParagraphFont"/>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FootnoteText">
    <w:name w:val="footnote text"/>
    <w:basedOn w:val="Normal"/>
    <w:link w:val="FootnoteTextChar"/>
    <w:semiHidden/>
    <w:rsid w:val="00A01341"/>
    <w:pPr>
      <w:tabs>
        <w:tab w:val="left" w:pos="170"/>
      </w:tabs>
      <w:ind w:left="170" w:hanging="170"/>
    </w:pPr>
    <w:rPr>
      <w:sz w:val="18"/>
    </w:rPr>
  </w:style>
  <w:style w:type="character" w:customStyle="1" w:styleId="FootnoteTextChar">
    <w:name w:val="Footnote Text Char"/>
    <w:basedOn w:val="DefaultParagraphFont"/>
    <w:link w:val="FootnoteText"/>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Caption">
    <w:name w:val="caption"/>
    <w:basedOn w:val="Normal"/>
    <w:next w:val="Normal"/>
    <w:autoRedefine/>
    <w:qFormat/>
    <w:rsid w:val="00335AE9"/>
    <w:pPr>
      <w:spacing w:before="120"/>
      <w:ind w:left="360"/>
      <w:jc w:val="center"/>
    </w:pPr>
    <w:rPr>
      <w:sz w:val="18"/>
      <w:szCs w:val="18"/>
    </w:rPr>
  </w:style>
  <w:style w:type="paragraph" w:customStyle="1" w:styleId="heading40">
    <w:name w:val="heading4"/>
    <w:basedOn w:val="Heading4"/>
    <w:next w:val="p1a"/>
    <w:autoRedefine/>
    <w:rsid w:val="00A01341"/>
    <w:pPr>
      <w:spacing w:before="320"/>
    </w:pPr>
    <w:rPr>
      <w:b w:val="0"/>
      <w:i/>
      <w:sz w:val="22"/>
    </w:rPr>
  </w:style>
  <w:style w:type="character" w:styleId="CommentReference">
    <w:name w:val="annotation reference"/>
    <w:basedOn w:val="DefaultParagraphFont"/>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yperlink">
    <w:name w:val="Hyperlink"/>
    <w:basedOn w:val="DefaultParagraphFont"/>
    <w:uiPriority w:val="99"/>
    <w:rsid w:val="00A01341"/>
    <w:rPr>
      <w:color w:val="0000FF"/>
      <w:u w:val="single"/>
    </w:rPr>
  </w:style>
  <w:style w:type="paragraph" w:styleId="TO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O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O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Preformatted">
    <w:name w:val="HTML Preformatted"/>
    <w:basedOn w:val="Normal"/>
    <w:link w:val="HTMLPreformattedCh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Emphasis">
    <w:name w:val="Emphasis"/>
    <w:basedOn w:val="DefaultParagraphFont"/>
    <w:uiPriority w:val="20"/>
    <w:qFormat/>
    <w:rsid w:val="00A01341"/>
    <w:rPr>
      <w:i/>
      <w:iCs/>
    </w:rPr>
  </w:style>
  <w:style w:type="paragraph" w:styleId="Index1">
    <w:name w:val="index 1"/>
    <w:basedOn w:val="Normal"/>
    <w:next w:val="Normal"/>
    <w:autoRedefine/>
    <w:semiHidden/>
    <w:rsid w:val="00A01341"/>
    <w:pPr>
      <w:ind w:left="220" w:hanging="220"/>
    </w:pPr>
  </w:style>
  <w:style w:type="paragraph" w:styleId="TOC4">
    <w:name w:val="toc 4"/>
    <w:basedOn w:val="Normal"/>
    <w:next w:val="Normal"/>
    <w:autoRedefine/>
    <w:uiPriority w:val="39"/>
    <w:rsid w:val="00A01341"/>
    <w:pPr>
      <w:tabs>
        <w:tab w:val="left" w:pos="709"/>
        <w:tab w:val="right" w:leader="dot" w:pos="9639"/>
      </w:tabs>
      <w:ind w:left="993" w:right="-142"/>
    </w:pPr>
  </w:style>
  <w:style w:type="paragraph" w:styleId="CommentText">
    <w:name w:val="annotation text"/>
    <w:basedOn w:val="Normal"/>
    <w:link w:val="CommentTextChar"/>
    <w:semiHidden/>
    <w:rsid w:val="00A01341"/>
  </w:style>
  <w:style w:type="character" w:customStyle="1" w:styleId="CommentTextChar">
    <w:name w:val="Comment Text Char"/>
    <w:basedOn w:val="DefaultParagraphFont"/>
    <w:link w:val="CommentText"/>
    <w:semiHidden/>
    <w:rsid w:val="00EA6E1D"/>
    <w:rPr>
      <w:rFonts w:ascii="Arial" w:hAnsi="Arial"/>
      <w:lang w:val="en-GB"/>
    </w:rPr>
  </w:style>
  <w:style w:type="paragraph" w:styleId="BalloonText">
    <w:name w:val="Balloon Text"/>
    <w:basedOn w:val="Normal"/>
    <w:semiHidden/>
    <w:rsid w:val="00A01341"/>
    <w:rPr>
      <w:rFonts w:ascii="Tahoma" w:hAnsi="Tahoma" w:cs="Tahoma"/>
      <w:sz w:val="16"/>
      <w:szCs w:val="16"/>
    </w:rPr>
  </w:style>
  <w:style w:type="paragraph" w:styleId="CommentSubject">
    <w:name w:val="annotation subject"/>
    <w:basedOn w:val="CommentText"/>
    <w:next w:val="CommentText"/>
    <w:semiHidden/>
    <w:rsid w:val="00A01341"/>
    <w:rPr>
      <w:b/>
      <w:bCs/>
    </w:rPr>
  </w:style>
  <w:style w:type="paragraph" w:styleId="TableofFigures">
    <w:name w:val="table of figures"/>
    <w:basedOn w:val="Normal"/>
    <w:next w:val="Normal"/>
    <w:uiPriority w:val="99"/>
    <w:rsid w:val="00A01341"/>
  </w:style>
  <w:style w:type="character" w:styleId="FollowedHyperlink">
    <w:name w:val="FollowedHyperlink"/>
    <w:basedOn w:val="DefaultParagraphFont"/>
    <w:rsid w:val="00A01341"/>
    <w:rPr>
      <w:color w:val="800080"/>
      <w:u w:val="single"/>
    </w:rPr>
  </w:style>
  <w:style w:type="character" w:customStyle="1" w:styleId="txtazul">
    <w:name w:val="txt_azul"/>
    <w:basedOn w:val="DefaultParagraphFont"/>
    <w:rsid w:val="00A01341"/>
  </w:style>
  <w:style w:type="character" w:customStyle="1" w:styleId="txtnaranja">
    <w:name w:val="txt_naranja"/>
    <w:basedOn w:val="DefaultParagraphFont"/>
    <w:rsid w:val="00A01341"/>
  </w:style>
  <w:style w:type="character" w:styleId="Strong">
    <w:name w:val="Strong"/>
    <w:basedOn w:val="DefaultParagraphFont"/>
    <w:uiPriority w:val="22"/>
    <w:qFormat/>
    <w:rsid w:val="00A01341"/>
    <w:rPr>
      <w:b/>
      <w:bCs/>
    </w:rPr>
  </w:style>
  <w:style w:type="character" w:customStyle="1" w:styleId="CarCar">
    <w:name w:val="Car Car"/>
    <w:basedOn w:val="DefaultParagraphFont"/>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EndnoteText">
    <w:name w:val="endnote text"/>
    <w:basedOn w:val="Normal"/>
    <w:semiHidden/>
    <w:rsid w:val="00A01341"/>
  </w:style>
  <w:style w:type="character" w:styleId="EndnoteReference">
    <w:name w:val="endnote reference"/>
    <w:basedOn w:val="DefaultParagraphFont"/>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Heading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Heading2"/>
    <w:next w:val="Normal"/>
    <w:rsid w:val="00A01341"/>
  </w:style>
  <w:style w:type="character" w:customStyle="1" w:styleId="Ttulo2Car">
    <w:name w:val="Título 2 Car"/>
    <w:basedOn w:val="DefaultParagraphFont"/>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DefaultParagraphFont"/>
    <w:rsid w:val="00A01341"/>
  </w:style>
  <w:style w:type="character" w:customStyle="1" w:styleId="moz-txt-citetags">
    <w:name w:val="moz-txt-citetags"/>
    <w:basedOn w:val="DefaultParagraphFont"/>
    <w:rsid w:val="00A01341"/>
  </w:style>
  <w:style w:type="character" w:customStyle="1" w:styleId="mw-headline">
    <w:name w:val="mw-headline"/>
    <w:basedOn w:val="DefaultParagraphFont"/>
    <w:rsid w:val="00A01341"/>
  </w:style>
  <w:style w:type="paragraph" w:styleId="BodyTextIndent">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DefaultParagraphFont"/>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eGrid">
    <w:name w:val="Table Grid"/>
    <w:basedOn w:val="Table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basedOn w:val="Table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e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e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eContemporary">
    <w:name w:val="Table Contemporary"/>
    <w:basedOn w:val="Table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DefaultParagraphFont"/>
    <w:rsid w:val="00EC22AE"/>
  </w:style>
  <w:style w:type="character" w:customStyle="1" w:styleId="apple-converted-space">
    <w:name w:val="apple-converted-space"/>
    <w:basedOn w:val="DefaultParagraphFont"/>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DefaultParagraphFont"/>
    <w:link w:val="References"/>
    <w:rsid w:val="00E911CE"/>
    <w:rPr>
      <w:rFonts w:ascii="Times" w:hAnsi="Times"/>
      <w:bCs/>
      <w:lang w:val="en-US" w:eastAsia="en-US"/>
    </w:rPr>
  </w:style>
  <w:style w:type="character" w:customStyle="1" w:styleId="CharChar7">
    <w:name w:val="Char Char7"/>
    <w:basedOn w:val="DefaultParagraphFont"/>
    <w:semiHidden/>
    <w:rsid w:val="00D672F6"/>
    <w:rPr>
      <w:rFonts w:ascii="Arial" w:eastAsia="Times New Roman" w:hAnsi="Arial" w:cs="Times New Roman"/>
      <w:sz w:val="18"/>
      <w:szCs w:val="20"/>
      <w:lang w:val="en-GB" w:eastAsia="en-GB"/>
    </w:rPr>
  </w:style>
  <w:style w:type="paragraph" w:customStyle="1" w:styleId="Titulo1sin">
    <w:name w:val="Titulo1 sin"/>
    <w:basedOn w:val="Heading1"/>
    <w:rsid w:val="00C71B1C"/>
    <w:pPr>
      <w:ind w:left="720"/>
    </w:pPr>
  </w:style>
  <w:style w:type="character" w:customStyle="1" w:styleId="apple-tab-span">
    <w:name w:val="apple-tab-span"/>
    <w:basedOn w:val="DefaultParagraphFont"/>
    <w:rsid w:val="00C42161"/>
  </w:style>
  <w:style w:type="paragraph" w:customStyle="1" w:styleId="Prrafodelista2">
    <w:name w:val="Párrafo de lista2"/>
    <w:basedOn w:val="Normal"/>
    <w:qFormat/>
    <w:rsid w:val="00517898"/>
    <w:pPr>
      <w:ind w:left="708"/>
    </w:pPr>
  </w:style>
  <w:style w:type="character" w:customStyle="1" w:styleId="HTMLPreformattedChar">
    <w:name w:val="HTML Preformatted Char"/>
    <w:basedOn w:val="DefaultParagraphFont"/>
    <w:link w:val="HTMLPreformatted"/>
    <w:uiPriority w:val="99"/>
    <w:rsid w:val="00263B83"/>
    <w:rPr>
      <w:rFonts w:ascii="Courier New" w:hAnsi="Courier New" w:cs="Courier New"/>
      <w:lang w:val="es-ES" w:eastAsia="es-ES"/>
    </w:rPr>
  </w:style>
  <w:style w:type="paragraph" w:styleId="DocumentMap">
    <w:name w:val="Document Map"/>
    <w:basedOn w:val="Normal"/>
    <w:link w:val="DocumentMapChar"/>
    <w:rsid w:val="00D15F27"/>
    <w:rPr>
      <w:rFonts w:ascii="Lucida Grande" w:hAnsi="Lucida Grande"/>
    </w:rPr>
  </w:style>
  <w:style w:type="character" w:customStyle="1" w:styleId="DocumentMapChar">
    <w:name w:val="Document Map Char"/>
    <w:basedOn w:val="DefaultParagraphFont"/>
    <w:link w:val="DocumentMap"/>
    <w:rsid w:val="00D15F27"/>
    <w:rPr>
      <w:rFonts w:ascii="Lucida Grande" w:hAnsi="Lucida Grande"/>
      <w:sz w:val="24"/>
      <w:szCs w:val="24"/>
      <w:lang w:eastAsia="es-ES"/>
    </w:rPr>
  </w:style>
  <w:style w:type="paragraph" w:styleId="ListBullet">
    <w:name w:val="List Bullet"/>
    <w:basedOn w:val="Normal"/>
    <w:rsid w:val="005C68E3"/>
    <w:pPr>
      <w:numPr>
        <w:numId w:val="6"/>
      </w:numPr>
      <w:contextualSpacing/>
    </w:pPr>
  </w:style>
  <w:style w:type="character" w:styleId="HTMLCite">
    <w:name w:val="HTML Cite"/>
    <w:basedOn w:val="DefaultParagraphFont"/>
    <w:uiPriority w:val="99"/>
    <w:unhideWhenUsed/>
    <w:rsid w:val="00FE2F80"/>
    <w:rPr>
      <w:i/>
      <w:iCs/>
    </w:rPr>
  </w:style>
  <w:style w:type="character" w:styleId="HTMLTypewriter">
    <w:name w:val="HTML Typewriter"/>
    <w:basedOn w:val="DefaultParagraphFont"/>
    <w:uiPriority w:val="99"/>
    <w:unhideWhenUsed/>
    <w:rsid w:val="0078492B"/>
    <w:rPr>
      <w:rFonts w:ascii="Courier New" w:eastAsia="Times New Roman" w:hAnsi="Courier New" w:cs="Courier New"/>
      <w:sz w:val="20"/>
      <w:szCs w:val="20"/>
    </w:rPr>
  </w:style>
  <w:style w:type="character" w:customStyle="1" w:styleId="code-comment">
    <w:name w:val="code-comment"/>
    <w:basedOn w:val="DefaultParagraphFont"/>
    <w:rsid w:val="002D523C"/>
  </w:style>
  <w:style w:type="character" w:customStyle="1" w:styleId="code-object">
    <w:name w:val="code-object"/>
    <w:basedOn w:val="DefaultParagraphFont"/>
    <w:rsid w:val="002D523C"/>
  </w:style>
  <w:style w:type="paragraph" w:styleId="Subtitle">
    <w:name w:val="Subtitle"/>
    <w:basedOn w:val="Normal"/>
    <w:next w:val="Normal"/>
    <w:link w:val="SubtitleChar"/>
    <w:qFormat/>
    <w:rsid w:val="00A37B61"/>
    <w:pPr>
      <w:spacing w:after="60"/>
      <w:jc w:val="center"/>
      <w:outlineLvl w:val="1"/>
    </w:pPr>
    <w:rPr>
      <w:rFonts w:ascii="Cambria" w:hAnsi="Cambria"/>
    </w:rPr>
  </w:style>
  <w:style w:type="character" w:customStyle="1" w:styleId="SubtitleChar">
    <w:name w:val="Subtitle Char"/>
    <w:basedOn w:val="DefaultParagraphFont"/>
    <w:link w:val="Subtitle"/>
    <w:rsid w:val="00A37B61"/>
    <w:rPr>
      <w:rFonts w:ascii="Cambria" w:eastAsia="Times New Roman" w:hAnsi="Cambria" w:cs="Times New Roman"/>
      <w:sz w:val="24"/>
      <w:szCs w:val="24"/>
      <w:lang w:val="en-GB"/>
    </w:rPr>
  </w:style>
  <w:style w:type="character" w:styleId="HTMLCode">
    <w:name w:val="HTML Code"/>
    <w:basedOn w:val="DefaultParagraphFont"/>
    <w:uiPriority w:val="99"/>
    <w:unhideWhenUsed/>
    <w:rsid w:val="005A2EB6"/>
    <w:rPr>
      <w:rFonts w:ascii="Courier New" w:eastAsia="Times New Roman" w:hAnsi="Courier New" w:cs="Courier New"/>
      <w:sz w:val="20"/>
      <w:szCs w:val="20"/>
    </w:rPr>
  </w:style>
  <w:style w:type="paragraph" w:styleId="ListParagraph">
    <w:name w:val="List Paragraph"/>
    <w:basedOn w:val="Normal"/>
    <w:uiPriority w:val="34"/>
    <w:qFormat/>
    <w:rsid w:val="002A4BA7"/>
    <w:pPr>
      <w:ind w:left="708"/>
    </w:pPr>
  </w:style>
  <w:style w:type="paragraph" w:styleId="Bibliography">
    <w:name w:val="Bibliography"/>
    <w:basedOn w:val="Normal"/>
    <w:next w:val="Normal"/>
    <w:uiPriority w:val="37"/>
    <w:unhideWhenUsed/>
    <w:rsid w:val="00E5061D"/>
  </w:style>
  <w:style w:type="character" w:styleId="HTMLDefinition">
    <w:name w:val="HTML Definition"/>
    <w:basedOn w:val="DefaultParagraphFont"/>
    <w:uiPriority w:val="99"/>
    <w:rsid w:val="00D47A50"/>
    <w:rPr>
      <w:i/>
    </w:rPr>
  </w:style>
  <w:style w:type="character" w:styleId="PlaceholderText">
    <w:name w:val="Placeholder Text"/>
    <w:basedOn w:val="DefaultParagraphFont"/>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DefaultParagraphFont"/>
    <w:rsid w:val="00367366"/>
  </w:style>
  <w:style w:type="character" w:customStyle="1" w:styleId="biblio-authors">
    <w:name w:val="biblio-authors"/>
    <w:basedOn w:val="DefaultParagraphFont"/>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r="http://schemas.openxmlformats.org/officeDocument/2006/relationships" xmlns:w="http://schemas.openxmlformats.org/wordprocessingml/2006/main">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www.wf4ever-project.org/wiki/display/docs/Taverna+provenance+query+examples" TargetMode="External"/><Relationship Id="rId4" Type="http://schemas.openxmlformats.org/officeDocument/2006/relationships/hyperlink" Target="http://www.wf4ever-project.org/wiki/display/docs/Wings+provenance+query+examples" TargetMode="External"/><Relationship Id="rId1" Type="http://schemas.openxmlformats.org/officeDocument/2006/relationships/hyperlink" Target="http://www.w3.org/2011/prov/wiki/Main_Page" TargetMode="External"/><Relationship Id="rId2" Type="http://schemas.openxmlformats.org/officeDocument/2006/relationships/hyperlink" Target="http://www.w3.org/TR/prov-overview/"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comments" Target="comments.xml"/><Relationship Id="rId15" Type="http://schemas.openxmlformats.org/officeDocument/2006/relationships/hyperlink" Target="http://www.w3.or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header" Target="header3.xml"/><Relationship Id="rId51" Type="http://schemas.openxmlformats.org/officeDocument/2006/relationships/header" Target="header4.xml"/><Relationship Id="rId52" Type="http://schemas.openxmlformats.org/officeDocument/2006/relationships/fontTable" Target="fontTable.xml"/><Relationship Id="rId53" Type="http://schemas.openxmlformats.org/officeDocument/2006/relationships/theme" Target="theme/theme1.xml"/><Relationship Id="rId54" Type="http://schemas.microsoft.com/office/2007/relationships/stylesWithEffects" Target="stylesWithEffects.xml"/><Relationship Id="rId40" Type="http://schemas.openxmlformats.org/officeDocument/2006/relationships/image" Target="media/image24.png"/><Relationship Id="rId41" Type="http://schemas.openxmlformats.org/officeDocument/2006/relationships/hyperlink" Target="http://repo.wf4ever-project.org/Content/37/D2.2v1_Final.pdf" TargetMode="External"/><Relationship Id="rId42" Type="http://schemas.openxmlformats.org/officeDocument/2006/relationships/hyperlink" Target="http://repo.wf4ever-project.org/Content/39/D4.2v1Final.pdf" TargetMode="External"/><Relationship Id="rId43" Type="http://schemas.openxmlformats.org/officeDocument/2006/relationships/hyperlink" Target="http://wings-workflows.org/node/17642" TargetMode="External"/><Relationship Id="rId44" Type="http://schemas.openxmlformats.org/officeDocument/2006/relationships/hyperlink" Target="http://wings-workflows.org/publications/author/48" TargetMode="External"/><Relationship Id="rId45" Type="http://schemas.openxmlformats.org/officeDocument/2006/relationships/hyperlink" Target="http://wings-workflows.org/publications/author/61" TargetMode="External"/><Relationship Id="rId46" Type="http://schemas.openxmlformats.org/officeDocument/2006/relationships/hyperlink" Target="http://wings-workflows.org/publications/author/1" TargetMode="External"/><Relationship Id="rId47" Type="http://schemas.openxmlformats.org/officeDocument/2006/relationships/hyperlink" Target="http://www.nature.com/nbt/journal/v26/n8/pdf/nbt.1411.pdf" TargetMode="External"/><Relationship Id="rId48" Type="http://schemas.openxmlformats.org/officeDocument/2006/relationships/hyperlink" Target="http://users.ox.ac.uk/~oerc0033/preprints/why-decay.pdf" TargetMode="Externa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17.png"/><Relationship Id="rId31" Type="http://schemas.openxmlformats.org/officeDocument/2006/relationships/hyperlink" Target="https://github.com/wf4ever/ro-catalogue/blob/master/v0.1/golden-exemplar-gk/checklist-runnable.rdf" TargetMode="External"/><Relationship Id="rId32" Type="http://schemas.openxmlformats.org/officeDocument/2006/relationships/hyperlink" Target="https://github.com/wf4ever/ro-catalogue/blob/master/v0.1/Y2Demo-test/workflow-experiment-checklist.rdf" TargetMode="External"/><Relationship Id="rId33" Type="http://schemas.openxmlformats.org/officeDocument/2006/relationships/hyperlink" Target="http://en.wikipedia.org/wiki/Template:Chembox"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8.png"/><Relationship Id="rId21" Type="http://schemas.openxmlformats.org/officeDocument/2006/relationships/hyperlink" Target="https://github.com/wf4ever/ro/blob/master/wfprov.owl"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3" Type="http://schemas.openxmlformats.org/officeDocument/2006/relationships/hyperlink" Target="http://sandbox.wf4ever-project.org/portal/home" TargetMode="External"/><Relationship Id="rId14" Type="http://schemas.openxmlformats.org/officeDocument/2006/relationships/hyperlink" Target="http://www.genome.jp/kegg/" TargetMode="External"/><Relationship Id="rId15" Type="http://schemas.openxmlformats.org/officeDocument/2006/relationships/hyperlink" Target="https://github.com/gklyne/asqc" TargetMode="External"/><Relationship Id="rId16" Type="http://schemas.openxmlformats.org/officeDocument/2006/relationships/hyperlink" Target="https://github.com/wf4ever/ro-catalogue/blob/master/v0.1/Kegg-workflow-evaluation/wf_conversion.sh%23L142" TargetMode="External"/><Relationship Id="rId17" Type="http://schemas.openxmlformats.org/officeDocument/2006/relationships/hyperlink" Target="http://wings-workflows.org" TargetMode="External"/><Relationship Id="rId18" Type="http://schemas.openxmlformats.org/officeDocument/2006/relationships/hyperlink" Target="http://www.w3.org/TR/prov-overview/" TargetMode="External"/><Relationship Id="rId19" Type="http://schemas.openxmlformats.org/officeDocument/2006/relationships/hyperlink" Target="http://www.w3.org/TR/2013/REC-prov-o-20130430/" TargetMode="External"/><Relationship Id="rId50" Type="http://schemas.openxmlformats.org/officeDocument/2006/relationships/hyperlink" Target="https://github.com/wf4ever/ro-catalogue/blob/master/v0.1/minim-evaluation/chembox_evaluate.sh" TargetMode="External"/><Relationship Id="rId51" Type="http://schemas.openxmlformats.org/officeDocument/2006/relationships/hyperlink" Target="https://github.com/wf4ever/ro-catalogue/blob/master/v0.1/minim-evaluation/chembox.ttl" TargetMode="External"/><Relationship Id="rId52" Type="http://schemas.openxmlformats.org/officeDocument/2006/relationships/hyperlink" Target="http://www.wf4ever-project.org/wiki/display/docs/Reliability+Evaluation+API" TargetMode="External"/><Relationship Id="rId53" Type="http://schemas.openxmlformats.org/officeDocument/2006/relationships/hyperlink" Target="http://sandbox.wf4ever-project.org/decayMonitoring/visual.html?id=rouri" TargetMode="External"/><Relationship Id="rId54" Type="http://schemas.openxmlformats.org/officeDocument/2006/relationships/hyperlink" Target="http://sandbox.wf4ever-project.org/decayMonitoring/monitor.html" TargetMode="External"/><Relationship Id="rId40" Type="http://schemas.openxmlformats.org/officeDocument/2006/relationships/hyperlink" Target="http://purl.org/net/chembox/N-Methylformamide&#160;" TargetMode="External"/><Relationship Id="rId41" Type="http://schemas.openxmlformats.org/officeDocument/2006/relationships/hyperlink" Target="https://pypi.python.org/pypi/ro-manager" TargetMode="External"/><Relationship Id="rId42" Type="http://schemas.openxmlformats.org/officeDocument/2006/relationships/hyperlink" Target="https://github.com/wf4ever/ro-manager" TargetMode="External"/><Relationship Id="rId43" Type="http://schemas.openxmlformats.org/officeDocument/2006/relationships/hyperlink" Target="http://sandbox.wf4ever-project.org/roevaluate/" TargetMode="External"/><Relationship Id="rId44" Type="http://schemas.openxmlformats.org/officeDocument/2006/relationships/hyperlink" Target="http://purl.org/minim/checklist-service" TargetMode="External"/><Relationship Id="rId45" Type="http://schemas.openxmlformats.org/officeDocument/2006/relationships/hyperlink" Target="http://www.wf4ever-project.org/wiki/display/docs/RO+checklist+evaluation+API" TargetMode="External"/><Relationship Id="rId46" Type="http://schemas.openxmlformats.org/officeDocument/2006/relationships/hyperlink" Target="http://www.genome.jp/kegg/" TargetMode="External"/><Relationship Id="rId47" Type="http://schemas.openxmlformats.org/officeDocument/2006/relationships/hyperlink" Target="https://github.com/wf4ever/ro-catalogue/blob/master/v0.1/golden-exemplar-gk/checklist-runnable.rdf" TargetMode="External"/><Relationship Id="rId48" Type="http://schemas.openxmlformats.org/officeDocument/2006/relationships/hyperlink" Target="https://github.com/wf4ever/ro-catalogue/blob/master/v0.1/Y2Demo-test/workflow-experiment-checklist.rdf" TargetMode="External"/><Relationship Id="rId49" Type="http://schemas.openxmlformats.org/officeDocument/2006/relationships/hyperlink" Target="https://github.com/wf4ever/ro-catalogue/blob/master/v0.1/minim-evaluation/chembox-minim-samples.ttl" TargetMode="External"/><Relationship Id="rId1" Type="http://schemas.openxmlformats.org/officeDocument/2006/relationships/hyperlink" Target="http://www.w3.org/TR/2012/WD-prov-overview-20121211/" TargetMode="External"/><Relationship Id="rId2" Type="http://schemas.openxmlformats.org/officeDocument/2006/relationships/hyperlink" Target="https://github.com/wf4ever/ro/blob/master/wfprov.owl" TargetMode="External"/><Relationship Id="rId3" Type="http://schemas.openxmlformats.org/officeDocument/2006/relationships/hyperlink" Target="http://wf4ever.github.io/ro/" TargetMode="External"/><Relationship Id="rId4" Type="http://schemas.openxmlformats.org/officeDocument/2006/relationships/hyperlink" Target="http://www.w3.org/TR/prov-o/" TargetMode="External"/><Relationship Id="rId5" Type="http://schemas.openxmlformats.org/officeDocument/2006/relationships/hyperlink" Target="http://www.wf4ever-project.org/wiki/display/docs/Research+Objects+Digital+Library+%28including+the+ROSRS%29" TargetMode="External"/><Relationship Id="rId6" Type="http://schemas.openxmlformats.org/officeDocument/2006/relationships/hyperlink" Target="https://github.com/wf4ever/ro/blob/master/roevo.owl" TargetMode="External"/><Relationship Id="rId7" Type="http://schemas.openxmlformats.org/officeDocument/2006/relationships/hyperlink" Target="http://www.taverna.org.uk/api-2.3/net/sf/taverna/t2/workflowmodel/processor/dispatch/DispatchStack.html" TargetMode="External"/><Relationship Id="rId8" Type="http://schemas.openxmlformats.org/officeDocument/2006/relationships/hyperlink" Target="https://github.com/wf4ever/taverna-prov" TargetMode="External"/><Relationship Id="rId9" Type="http://schemas.openxmlformats.org/officeDocument/2006/relationships/hyperlink" Target="http://www.w3.org/TR/2013/REC-prov-o-20130430/" TargetMode="External"/><Relationship Id="rId30" Type="http://schemas.openxmlformats.org/officeDocument/2006/relationships/hyperlink" Target="https://sites.google.com/site/provbench/provbench-at-bigprov-13/acceptedsubmissions" TargetMode="External"/><Relationship Id="rId31" Type="http://schemas.openxmlformats.org/officeDocument/2006/relationships/hyperlink" Target="https://github.com/wf4ever/provenance-corpus" TargetMode="External"/><Relationship Id="rId32" Type="http://schemas.openxmlformats.org/officeDocument/2006/relationships/hyperlink" Target="http://wf4ever.github.com/taverna-prov/" TargetMode="External"/><Relationship Id="rId33" Type="http://schemas.openxmlformats.org/officeDocument/2006/relationships/hyperlink" Target="http://dx.doi.org/10.1145/2457317.2457376" TargetMode="External"/><Relationship Id="rId34" Type="http://schemas.openxmlformats.org/officeDocument/2006/relationships/hyperlink" Target="http://wf4ever.github.io/ro/" TargetMode="External"/><Relationship Id="rId35" Type="http://schemas.openxmlformats.org/officeDocument/2006/relationships/hyperlink" Target="http://purl.org/minim/" TargetMode="External"/><Relationship Id="rId36" Type="http://schemas.openxmlformats.org/officeDocument/2006/relationships/hyperlink" Target="http://purl.org/minim/minim" TargetMode="External"/><Relationship Id="rId37" Type="http://schemas.openxmlformats.org/officeDocument/2006/relationships/hyperlink" Target="https://github.com/wf4ever/ro-manager/blob/develop/Minim/minim-revised.md" TargetMode="External"/><Relationship Id="rId38" Type="http://schemas.openxmlformats.org/officeDocument/2006/relationships/hyperlink" Target="http://purl.org/minim/owldoc" TargetMode="External"/><Relationship Id="rId39" Type="http://schemas.openxmlformats.org/officeDocument/2006/relationships/hyperlink" Target="https://github.com/wf4ever/ro-manager/tree/master/Minim" TargetMode="External"/><Relationship Id="rId20" Type="http://schemas.openxmlformats.org/officeDocument/2006/relationships/hyperlink" Target="http://www.w3.org/TR/2013/REC-prov-dm-20130430/" TargetMode="External"/><Relationship Id="rId21" Type="http://schemas.openxmlformats.org/officeDocument/2006/relationships/hyperlink" Target="http://www.w3.org/TR/2013/REC-prov-n-20130430/" TargetMode="External"/><Relationship Id="rId22" Type="http://schemas.openxmlformats.org/officeDocument/2006/relationships/hyperlink" Target="http://www.w3.org/TR/2013/NOTE-prov-primer-20130430/" TargetMode="External"/><Relationship Id="rId23" Type="http://schemas.openxmlformats.org/officeDocument/2006/relationships/hyperlink" Target="http://www.w3.org/TR/2013/NOTE-prov-aq-20130430/" TargetMode="External"/><Relationship Id="rId24" Type="http://schemas.openxmlformats.org/officeDocument/2006/relationships/hyperlink" Target="http://www.w3.org/TR/2013/NOTE-prov-dictionary-20130430/" TargetMode="External"/><Relationship Id="rId25" Type="http://schemas.openxmlformats.org/officeDocument/2006/relationships/hyperlink" Target="http://www.w3.org/TR/2013/NOTE-prov-dc-20130430/" TargetMode="External"/><Relationship Id="rId26" Type="http://schemas.openxmlformats.org/officeDocument/2006/relationships/hyperlink" Target="http://www.w3.org/TR/prov-implementations/" TargetMode="External"/><Relationship Id="rId27" Type="http://schemas.openxmlformats.org/officeDocument/2006/relationships/hyperlink" Target="https://sites.google.com/site/provbench/" TargetMode="External"/><Relationship Id="rId28" Type="http://schemas.openxmlformats.org/officeDocument/2006/relationships/hyperlink" Target="http://edbticdt2013.disi.unige.it/" TargetMode="External"/><Relationship Id="rId29" Type="http://schemas.openxmlformats.org/officeDocument/2006/relationships/hyperlink" Target="https://sites.google.com/site/bigprov13/" TargetMode="External"/><Relationship Id="rId10" Type="http://schemas.openxmlformats.org/officeDocument/2006/relationships/hyperlink" Target="https://github.com/lucmoreau/ProvToolbox/" TargetMode="External"/><Relationship Id="rId11" Type="http://schemas.openxmlformats.org/officeDocument/2006/relationships/hyperlink" Target="https://raw.github.com/wf4ever/taverna-prov/master/prov-taverna-owl-bindings/src/main/resources/org/purl/wf4ever/provtaverna/taverna-prov.ttl" TargetMode="External"/><Relationship Id="rId12" Type="http://schemas.openxmlformats.org/officeDocument/2006/relationships/hyperlink" Target="https://github.com/wf4ever/taverna-pr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4C863FE9-3BAB-714D-B52A-6B0C81C78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\DOCUME~1\ric\CONFIG~1\Temp\NeOn Deliverable Template.dot</Template>
  <TotalTime>1799</TotalTime>
  <Pages>53</Pages>
  <Words>11596</Words>
  <Characters>66101</Characters>
  <Application>Microsoft Macintosh Word</Application>
  <DocSecurity>0</DocSecurity>
  <Lines>550</Lines>
  <Paragraphs>132</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81176</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Graham Klyne</cp:lastModifiedBy>
  <cp:revision>48</cp:revision>
  <cp:lastPrinted>2013-07-16T09:05:00Z</cp:lastPrinted>
  <dcterms:created xsi:type="dcterms:W3CDTF">2013-07-15T16:38:00Z</dcterms:created>
  <dcterms:modified xsi:type="dcterms:W3CDTF">2013-07-18T15:24:00Z</dcterms:modified>
</cp:coreProperties>
</file>